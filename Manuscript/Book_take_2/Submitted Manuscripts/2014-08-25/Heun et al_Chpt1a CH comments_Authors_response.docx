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DF0F9" w14:textId="77777777" w:rsidR="00D009D4" w:rsidRDefault="00D009D4"/>
    <w:p w14:paraId="0AB247F2" w14:textId="77777777" w:rsidR="00C16FCD" w:rsidRDefault="00C16FCD"/>
    <w:p w14:paraId="747EBDF7" w14:textId="77777777" w:rsidR="00C16FCD" w:rsidRDefault="00C16FCD"/>
    <w:p w14:paraId="3D4AAFA1" w14:textId="77777777" w:rsidR="00C16FCD" w:rsidRDefault="00C16FCD">
      <w:r>
        <w:t xml:space="preserve">Heun et al.  Chapt 1  </w:t>
      </w:r>
    </w:p>
    <w:p w14:paraId="754099EA" w14:textId="77777777" w:rsidR="00176855" w:rsidRDefault="00176855"/>
    <w:p w14:paraId="4A5D8B76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1.1 </w:t>
      </w:r>
      <w:r>
        <w:rPr>
          <w:rFonts w:ascii="NimbusRomNo9L-Regu" w:hAnsi="NimbusRomNo9L-Regu" w:cs="NimbusRomNo9L-Regu"/>
          <w:sz w:val="17"/>
          <w:szCs w:val="17"/>
        </w:rPr>
        <w:t>Source: Authors’ calculations using data obtained from World Bank databank (Indicator</w:t>
      </w:r>
    </w:p>
    <w:p w14:paraId="01BC059D" w14:textId="77777777" w:rsidR="00176855" w:rsidRDefault="00176855" w:rsidP="00176855">
      <w:pPr>
        <w:rPr>
          <w:ins w:id="0" w:author="Matt" w:date="2014-08-25T19:44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NY.GDP.PCAP.KD.ZG accessed August 1, 2014.) [</w:t>
      </w:r>
      <w:r>
        <w:rPr>
          <w:rFonts w:ascii="NimbusRomNo9L-Medi" w:hAnsi="NimbusRomNo9L-Medi" w:cs="NimbusRomNo9L-Medi"/>
          <w:sz w:val="17"/>
          <w:szCs w:val="17"/>
        </w:rPr>
        <w:t xml:space="preserve">? </w:t>
      </w:r>
      <w:r>
        <w:rPr>
          <w:rFonts w:ascii="NimbusRomNo9L-Regu" w:hAnsi="NimbusRomNo9L-Regu" w:cs="NimbusRomNo9L-Regu"/>
          <w:sz w:val="17"/>
          <w:szCs w:val="17"/>
        </w:rPr>
        <w:t>]   &lt;&lt;&lt;&lt;&lt;&lt;&lt;&lt;</w:t>
      </w:r>
    </w:p>
    <w:p w14:paraId="2530000D" w14:textId="77777777" w:rsidR="004E3A24" w:rsidRDefault="004E3A24" w:rsidP="00176855">
      <w:pPr>
        <w:rPr>
          <w:ins w:id="1" w:author="Matt" w:date="2014-08-25T19:45:00Z"/>
          <w:rFonts w:ascii="NimbusRomNo9L-Regu" w:hAnsi="NimbusRomNo9L-Regu" w:cs="NimbusRomNo9L-Regu"/>
          <w:sz w:val="17"/>
          <w:szCs w:val="17"/>
        </w:rPr>
      </w:pPr>
      <w:ins w:id="2" w:author="Matt" w:date="2014-08-25T19:44:00Z">
        <w:r>
          <w:rPr>
            <w:rFonts w:ascii="NimbusRomNo9L-Regu" w:hAnsi="NimbusRomNo9L-Regu" w:cs="NimbusRomNo9L-Regu"/>
            <w:sz w:val="17"/>
            <w:szCs w:val="17"/>
          </w:rPr>
          <w:t xml:space="preserve">Fixed. The </w:t>
        </w:r>
      </w:ins>
      <w:ins w:id="3" w:author="Matt" w:date="2014-08-25T19:45:00Z">
        <w:r>
          <w:rPr>
            <w:rFonts w:ascii="NimbusRomNo9L-Regu" w:hAnsi="NimbusRomNo9L-Regu" w:cs="NimbusRomNo9L-Regu"/>
            <w:sz w:val="17"/>
            <w:szCs w:val="17"/>
          </w:rPr>
          <w:t>caption now reads:</w:t>
        </w:r>
      </w:ins>
    </w:p>
    <w:p w14:paraId="3D7EA60D" w14:textId="77777777" w:rsidR="004E3A24" w:rsidRDefault="004E3A24" w:rsidP="00176855">
      <w:pPr>
        <w:rPr>
          <w:ins w:id="4" w:author="Matt" w:date="2014-08-25T19:44:00Z"/>
          <w:rFonts w:ascii="NimbusRomNo9L-Regu" w:hAnsi="NimbusRomNo9L-Regu" w:cs="NimbusRomNo9L-Regu"/>
          <w:sz w:val="17"/>
          <w:szCs w:val="17"/>
        </w:rPr>
      </w:pPr>
      <w:ins w:id="5" w:author="Matt" w:date="2014-08-25T19:45:00Z">
        <w:r>
          <w:rPr>
            <w:rFonts w:ascii="Helvetica" w:hAnsi="Helvetica" w:cs="Helvetica"/>
            <w:color w:val="000000"/>
            <w:sz w:val="16"/>
            <w:szCs w:val="16"/>
          </w:rPr>
          <w:t>Fig. 1.1 Five-year trailing averages of economic growth, 1960–2013.[4]</w:t>
        </w:r>
      </w:ins>
    </w:p>
    <w:p w14:paraId="3EB51B76" w14:textId="77777777" w:rsidR="004E3A24" w:rsidRDefault="004E3A24" w:rsidP="00176855">
      <w:pPr>
        <w:rPr>
          <w:ins w:id="6" w:author="Matt" w:date="2014-08-25T19:45:00Z"/>
          <w:rFonts w:ascii="NimbusRomNo9L-Regu" w:hAnsi="NimbusRomNo9L-Regu" w:cs="NimbusRomNo9L-Regu"/>
          <w:sz w:val="17"/>
          <w:szCs w:val="17"/>
        </w:rPr>
      </w:pPr>
    </w:p>
    <w:p w14:paraId="44EB566F" w14:textId="77777777" w:rsidR="004E3A24" w:rsidRDefault="004E3A24" w:rsidP="00176855">
      <w:pPr>
        <w:rPr>
          <w:rFonts w:ascii="NimbusRomNo9L-Regu" w:hAnsi="NimbusRomNo9L-Regu" w:cs="NimbusRomNo9L-Regu"/>
          <w:sz w:val="17"/>
          <w:szCs w:val="17"/>
        </w:rPr>
      </w:pPr>
    </w:p>
    <w:p w14:paraId="135FAEA1" w14:textId="77777777" w:rsidR="00176855" w:rsidRDefault="00176855" w:rsidP="00176855">
      <w:pPr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Page </w:t>
      </w:r>
      <w:r w:rsidR="00AE1FDC">
        <w:rPr>
          <w:rFonts w:ascii="NimbusRomNo9L-Regu" w:hAnsi="NimbusRomNo9L-Regu" w:cs="NimbusRomNo9L-Regu"/>
          <w:sz w:val="17"/>
          <w:szCs w:val="17"/>
        </w:rPr>
        <w:t>3</w:t>
      </w:r>
      <w:r>
        <w:rPr>
          <w:rFonts w:ascii="NimbusRomNo9L-Regu" w:hAnsi="NimbusRomNo9L-Regu" w:cs="NimbusRomNo9L-Regu"/>
          <w:sz w:val="17"/>
          <w:szCs w:val="17"/>
        </w:rPr>
        <w:t xml:space="preserve"> </w:t>
      </w:r>
    </w:p>
    <w:p w14:paraId="58BB02D8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This emerging paradigm is taking shape with the leadership of theorists such as Robert Ayres, Kenneth Boulding, Robert Costanza, Herman Daly, Charles Hall, Marina Fischer-Kowalski, and others. [**** others?</w:t>
      </w:r>
    </w:p>
    <w:p w14:paraId="196906B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****] In this book, we’ll refer to this approach as a “biophysical” approach to the  economy.  </w:t>
      </w:r>
    </w:p>
    <w:p w14:paraId="6D326F3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[ </w:t>
      </w:r>
      <w:bookmarkStart w:id="7" w:name="OLE_LINK1"/>
      <w:bookmarkStart w:id="8" w:name="OLE_LINK2"/>
      <w:r>
        <w:rPr>
          <w:rFonts w:ascii="NimbusRomNo9L-Regu" w:hAnsi="NimbusRomNo9L-Regu" w:cs="NimbusRomNo9L-Regu"/>
          <w:sz w:val="20"/>
          <w:szCs w:val="20"/>
        </w:rPr>
        <w:t xml:space="preserve">Fix, Blair . (in press)  </w:t>
      </w:r>
      <w:bookmarkStart w:id="9" w:name="OLE_LINK3"/>
      <w:bookmarkStart w:id="10" w:name="OLE_LINK4"/>
      <w:bookmarkStart w:id="11" w:name="OLE_LINK7"/>
      <w:r w:rsidRPr="00C85450">
        <w:rPr>
          <w:rFonts w:ascii="Times New Roman" w:hAnsi="Times New Roman" w:cs="Times New Roman"/>
          <w:sz w:val="24"/>
          <w:szCs w:val="24"/>
        </w:rPr>
        <w:t>Rethinking</w:t>
      </w:r>
      <w:r>
        <w:rPr>
          <w:rFonts w:ascii="Times New Roman" w:hAnsi="Times New Roman" w:cs="Times New Roman"/>
          <w:sz w:val="24"/>
          <w:szCs w:val="24"/>
        </w:rPr>
        <w:t xml:space="preserve"> growth theory from a biophysical perspective</w:t>
      </w:r>
      <w:bookmarkEnd w:id="9"/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bookmarkEnd w:id="8"/>
      <w:r>
        <w:rPr>
          <w:rFonts w:ascii="Times New Roman" w:hAnsi="Times New Roman" w:cs="Times New Roman"/>
          <w:sz w:val="24"/>
          <w:szCs w:val="24"/>
        </w:rPr>
        <w:t xml:space="preserve"> Springer;</w:t>
      </w:r>
    </w:p>
    <w:p w14:paraId="42E0A229" w14:textId="77777777" w:rsidR="00176855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OLE_LINK5"/>
      <w:bookmarkStart w:id="13" w:name="OLE_LINK6"/>
      <w:r>
        <w:rPr>
          <w:rFonts w:ascii="Times New Roman" w:hAnsi="Times New Roman" w:cs="Times New Roman"/>
          <w:sz w:val="24"/>
          <w:szCs w:val="24"/>
        </w:rPr>
        <w:t>Boyd, Roger, 2013.  Energy and the financial system: What every economist, financial analyst and investor needs to know.</w:t>
      </w:r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 xml:space="preserve">  Springer NY </w:t>
      </w:r>
    </w:p>
    <w:p w14:paraId="3EB9E65F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Kopits,  Steven ……..Springer. </w:t>
      </w:r>
    </w:p>
    <w:p w14:paraId="7CC79E6E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14" w:author="Matt" w:date="2014-08-25T20:01:00Z"/>
          <w:rFonts w:ascii="Times New Roman" w:hAnsi="Times New Roman" w:cs="Times New Roman"/>
          <w:sz w:val="24"/>
          <w:szCs w:val="24"/>
        </w:rPr>
      </w:pPr>
    </w:p>
    <w:p w14:paraId="6D452E71" w14:textId="77777777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5" w:author="Matt" w:date="2014-08-25T20:01:00Z"/>
          <w:rFonts w:ascii="Times New Roman" w:hAnsi="Times New Roman" w:cs="Times New Roman"/>
          <w:sz w:val="24"/>
          <w:szCs w:val="24"/>
        </w:rPr>
      </w:pPr>
    </w:p>
    <w:p w14:paraId="12139EF6" w14:textId="5E560455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6" w:author="Matt" w:date="2014-08-26T19:51:00Z"/>
          <w:rFonts w:ascii="Times New Roman" w:hAnsi="Times New Roman" w:cs="Times New Roman"/>
          <w:sz w:val="24"/>
          <w:szCs w:val="24"/>
        </w:rPr>
      </w:pPr>
      <w:ins w:id="17" w:author="Matt" w:date="2014-08-25T20:01:00Z">
        <w:r>
          <w:rPr>
            <w:rFonts w:ascii="Times New Roman" w:hAnsi="Times New Roman" w:cs="Times New Roman"/>
            <w:sz w:val="24"/>
            <w:szCs w:val="24"/>
          </w:rPr>
          <w:t>Added Boyd</w:t>
        </w:r>
      </w:ins>
      <w:ins w:id="18" w:author="Matt" w:date="2014-08-25T20:19:00Z">
        <w:r w:rsidR="00011F28">
          <w:rPr>
            <w:rFonts w:ascii="Times New Roman" w:hAnsi="Times New Roman" w:cs="Times New Roman"/>
            <w:sz w:val="24"/>
            <w:szCs w:val="24"/>
          </w:rPr>
          <w:t>, Kopits</w:t>
        </w:r>
      </w:ins>
      <w:ins w:id="19" w:author="Matt" w:date="2014-08-25T20:22:00Z">
        <w:r w:rsidR="00D928D4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410AEFB1" w14:textId="77777777" w:rsidR="005C1111" w:rsidRDefault="005C1111" w:rsidP="005C1111">
      <w:pPr>
        <w:autoSpaceDE w:val="0"/>
        <w:autoSpaceDN w:val="0"/>
        <w:adjustRightInd w:val="0"/>
        <w:spacing w:after="0" w:line="240" w:lineRule="auto"/>
        <w:rPr>
          <w:ins w:id="20" w:author="Matt" w:date="2014-08-26T19:51:00Z"/>
          <w:rFonts w:ascii="Times New Roman" w:hAnsi="Times New Roman" w:cs="Times New Roman"/>
          <w:sz w:val="24"/>
          <w:szCs w:val="24"/>
        </w:rPr>
      </w:pPr>
      <w:ins w:id="21" w:author="Matt" w:date="2014-08-26T19:51:00Z">
        <w:r>
          <w:rPr>
            <w:rFonts w:ascii="Times New Roman" w:hAnsi="Times New Roman" w:cs="Times New Roman"/>
            <w:sz w:val="24"/>
            <w:szCs w:val="24"/>
          </w:rPr>
          <w:t>Added an important reference for each author.</w:t>
        </w:r>
      </w:ins>
    </w:p>
    <w:p w14:paraId="1E97CFC8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2" w:author="Matt" w:date="2014-08-26T19:51:00Z"/>
          <w:rFonts w:ascii="Times New Roman" w:hAnsi="Times New Roman" w:cs="Times New Roman"/>
          <w:sz w:val="24"/>
          <w:szCs w:val="24"/>
        </w:rPr>
      </w:pPr>
    </w:p>
    <w:p w14:paraId="5B9A3071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3" w:author="Matt" w:date="2014-08-25T20:22:00Z"/>
          <w:rFonts w:ascii="Times New Roman" w:hAnsi="Times New Roman" w:cs="Times New Roman"/>
          <w:sz w:val="24"/>
          <w:szCs w:val="24"/>
        </w:rPr>
      </w:pPr>
    </w:p>
    <w:p w14:paraId="14D5FC53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4" w:author="Matt" w:date="2014-08-26T19:51:00Z"/>
          <w:rFonts w:ascii="Times New Roman" w:hAnsi="Times New Roman" w:cs="Times New Roman"/>
          <w:sz w:val="24"/>
          <w:szCs w:val="24"/>
        </w:rPr>
      </w:pPr>
      <w:bookmarkStart w:id="25" w:name="OLE_LINK20"/>
      <w:bookmarkStart w:id="26" w:name="OLE_LINK21"/>
      <w:ins w:id="27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bookmarkEnd w:id="25"/>
    <w:bookmarkEnd w:id="26"/>
    <w:p w14:paraId="72706EC2" w14:textId="339D0E34" w:rsidR="00D928D4" w:rsidRPr="00704D81" w:rsidRDefault="00D928D4" w:rsidP="00176855">
      <w:pPr>
        <w:autoSpaceDE w:val="0"/>
        <w:autoSpaceDN w:val="0"/>
        <w:adjustRightInd w:val="0"/>
        <w:spacing w:after="0" w:line="240" w:lineRule="auto"/>
        <w:rPr>
          <w:ins w:id="28" w:author="Matt" w:date="2014-08-26T19:51:00Z"/>
          <w:rFonts w:ascii="Times New Roman" w:hAnsi="Times New Roman" w:cs="Times New Roman"/>
          <w:b/>
          <w:sz w:val="32"/>
          <w:szCs w:val="24"/>
          <w:rPrChange w:id="29" w:author="Matt" w:date="2014-08-26T19:56:00Z">
            <w:rPr>
              <w:ins w:id="30" w:author="Matt" w:date="2014-08-26T19:51:00Z"/>
              <w:rFonts w:ascii="Times New Roman" w:hAnsi="Times New Roman" w:cs="Times New Roman"/>
              <w:sz w:val="24"/>
              <w:szCs w:val="24"/>
            </w:rPr>
          </w:rPrChange>
        </w:rPr>
      </w:pPr>
      <w:ins w:id="31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2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Added Fix, but couldn’t find a reference to the title. </w:t>
        </w:r>
      </w:ins>
      <w:ins w:id="33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For the time being, </w:t>
        </w:r>
      </w:ins>
      <w:ins w:id="34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5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I copied Charlie’s </w:t>
        </w:r>
      </w:ins>
      <w:ins w:id="36" w:author="Matt" w:date="2014-08-26T19:57:00Z">
        <w:r w:rsidR="007C7C5C">
          <w:rPr>
            <w:rFonts w:ascii="Times New Roman" w:hAnsi="Times New Roman" w:cs="Times New Roman"/>
            <w:b/>
            <w:sz w:val="32"/>
            <w:szCs w:val="24"/>
          </w:rPr>
          <w:t xml:space="preserve">suggested </w:t>
        </w:r>
      </w:ins>
      <w:ins w:id="37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8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reference verbatim.</w:t>
        </w:r>
      </w:ins>
      <w:ins w:id="39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Can </w:t>
        </w:r>
      </w:ins>
      <w:ins w:id="40" w:author="Matt" w:date="2014-08-26T20:38:00Z">
        <w:r w:rsidR="00315D03">
          <w:rPr>
            <w:rFonts w:ascii="Times New Roman" w:hAnsi="Times New Roman" w:cs="Times New Roman"/>
            <w:b/>
            <w:sz w:val="32"/>
            <w:szCs w:val="24"/>
          </w:rPr>
          <w:t>Charlie</w:t>
        </w:r>
      </w:ins>
      <w:ins w:id="41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provide a URL or other detailed bibliographic information?</w:t>
        </w:r>
      </w:ins>
    </w:p>
    <w:p w14:paraId="62A34839" w14:textId="6E9AA1B8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42" w:author="Matt" w:date="2014-08-25T20:22:00Z"/>
          <w:rFonts w:ascii="Times New Roman" w:hAnsi="Times New Roman" w:cs="Times New Roman"/>
          <w:sz w:val="24"/>
          <w:szCs w:val="24"/>
        </w:rPr>
      </w:pPr>
      <w:ins w:id="43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0667066" w14:textId="77777777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CC96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>
        <w:tab/>
      </w:r>
    </w:p>
    <w:p w14:paraId="0C565C41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44" w:author="Matt" w:date="2014-08-25T20:24:00Z"/>
          <w:rFonts w:ascii="NimbusRomNo9L-Regu" w:hAnsi="NimbusRomNo9L-Regu" w:cs="NimbusRomNo9L-Regu"/>
          <w:sz w:val="15"/>
          <w:szCs w:val="15"/>
        </w:rPr>
      </w:pPr>
      <w:r>
        <w:t xml:space="preserve">4  </w:t>
      </w:r>
      <w:r>
        <w:rPr>
          <w:rFonts w:ascii="NimbusRomNo9L-Regu" w:hAnsi="NimbusRomNo9L-Regu" w:cs="NimbusRomNo9L-Regu"/>
          <w:sz w:val="20"/>
          <w:szCs w:val="20"/>
        </w:rPr>
        <w:t>But, clean air and water, SOILS , forests, and natural areas</w:t>
      </w:r>
      <w:r>
        <w:rPr>
          <w:rFonts w:ascii="NimbusRomNo9L-Regu" w:hAnsi="NimbusRomNo9L-Regu" w:cs="NimbusRomNo9L-Regu"/>
          <w:sz w:val="15"/>
          <w:szCs w:val="15"/>
        </w:rPr>
        <w:t>2</w:t>
      </w:r>
    </w:p>
    <w:p w14:paraId="037B75EF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45" w:author="Matt" w:date="2014-08-25T20:24:00Z"/>
          <w:rFonts w:ascii="NimbusRomNo9L-Regu" w:hAnsi="NimbusRomNo9L-Regu" w:cs="NimbusRomNo9L-Regu"/>
          <w:sz w:val="15"/>
          <w:szCs w:val="15"/>
        </w:rPr>
      </w:pPr>
    </w:p>
    <w:p w14:paraId="32680394" w14:textId="428A0BD9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46" w:author="Matt" w:date="2014-08-25T20:24:00Z"/>
          <w:rFonts w:ascii="NimbusRomNo9L-Regu" w:hAnsi="NimbusRomNo9L-Regu" w:cs="NimbusRomNo9L-Regu"/>
          <w:sz w:val="15"/>
          <w:szCs w:val="15"/>
        </w:rPr>
      </w:pPr>
      <w:ins w:id="47" w:author="Matt" w:date="2014-08-25T20:24:00Z">
        <w:r>
          <w:rPr>
            <w:rFonts w:ascii="NimbusRomNo9L-Regu" w:hAnsi="NimbusRomNo9L-Regu" w:cs="NimbusRomNo9L-Regu"/>
            <w:sz w:val="15"/>
            <w:szCs w:val="15"/>
          </w:rPr>
          <w:t>Added SOILS.</w:t>
        </w:r>
      </w:ins>
    </w:p>
    <w:p w14:paraId="5B5E0F9E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5"/>
          <w:szCs w:val="15"/>
        </w:rPr>
      </w:pPr>
    </w:p>
    <w:p w14:paraId="681DE135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48" w:author="Matt" w:date="2014-08-25T20:2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5"/>
          <w:szCs w:val="15"/>
        </w:rPr>
        <w:t xml:space="preserve">p.6 </w:t>
      </w:r>
      <w:r>
        <w:rPr>
          <w:rFonts w:ascii="NimbusRomNo9L-Regu" w:hAnsi="NimbusRomNo9L-Regu" w:cs="NimbusRomNo9L-Regu"/>
          <w:sz w:val="20"/>
          <w:szCs w:val="20"/>
        </w:rPr>
        <w:t xml:space="preserve">activity are highly correlated, as Cleveland,  &lt;&lt;no comma </w:t>
      </w:r>
    </w:p>
    <w:p w14:paraId="5332D67D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ins w:id="49" w:author="Matt" w:date="2014-08-25T20:25:00Z"/>
          <w:rFonts w:ascii="NimbusRomNo9L-Regu" w:hAnsi="NimbusRomNo9L-Regu" w:cs="NimbusRomNo9L-Regu"/>
          <w:sz w:val="20"/>
          <w:szCs w:val="20"/>
        </w:rPr>
      </w:pPr>
    </w:p>
    <w:p w14:paraId="472BFA99" w14:textId="71995279" w:rsidR="00354B1C" w:rsidRDefault="00354B1C" w:rsidP="00176855">
      <w:pPr>
        <w:autoSpaceDE w:val="0"/>
        <w:autoSpaceDN w:val="0"/>
        <w:adjustRightInd w:val="0"/>
        <w:spacing w:after="0" w:line="240" w:lineRule="auto"/>
        <w:rPr>
          <w:ins w:id="50" w:author="Matt" w:date="2014-08-25T20:24:00Z"/>
          <w:rFonts w:ascii="NimbusRomNo9L-Regu" w:hAnsi="NimbusRomNo9L-Regu" w:cs="NimbusRomNo9L-Regu"/>
          <w:sz w:val="20"/>
          <w:szCs w:val="20"/>
        </w:rPr>
      </w:pPr>
      <w:ins w:id="51" w:author="Matt" w:date="2014-08-25T20:25:00Z">
        <w:r>
          <w:rPr>
            <w:rFonts w:ascii="NimbusRomNo9L-Regu" w:hAnsi="NimbusRomNo9L-Regu" w:cs="NimbusRomNo9L-Regu"/>
            <w:sz w:val="20"/>
            <w:szCs w:val="20"/>
          </w:rPr>
          <w:t xml:space="preserve">Removed comma between “Cleveland” and </w:t>
        </w:r>
      </w:ins>
      <w:ins w:id="52" w:author="Matt" w:date="2014-08-25T20:26:00Z">
        <w:r>
          <w:rPr>
            <w:rFonts w:ascii="NimbusRomNo9L-Regu" w:hAnsi="NimbusRomNo9L-Regu" w:cs="NimbusRomNo9L-Regu"/>
            <w:sz w:val="20"/>
            <w:szCs w:val="20"/>
          </w:rPr>
          <w:t>“et. al.”</w:t>
        </w:r>
      </w:ins>
    </w:p>
    <w:p w14:paraId="605B6C80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55A5EA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9CADEEB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53" w:author="Matt" w:date="2014-08-25T20:27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lastRenderedPageBreak/>
        <w:t>Writing is good so far</w:t>
      </w:r>
    </w:p>
    <w:p w14:paraId="37D8178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4" w:author="Matt" w:date="2014-08-25T20:27:00Z"/>
          <w:rFonts w:ascii="NimbusRomNo9L-Regu" w:hAnsi="NimbusRomNo9L-Regu" w:cs="NimbusRomNo9L-Regu"/>
          <w:sz w:val="20"/>
          <w:szCs w:val="20"/>
        </w:rPr>
      </w:pPr>
    </w:p>
    <w:p w14:paraId="780A6223" w14:textId="2DD62915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5" w:author="Matt" w:date="2014-08-25T20:27:00Z"/>
          <w:rFonts w:ascii="NimbusRomNo9L-Regu" w:hAnsi="NimbusRomNo9L-Regu" w:cs="NimbusRomNo9L-Regu"/>
          <w:sz w:val="20"/>
          <w:szCs w:val="20"/>
        </w:rPr>
      </w:pPr>
      <w:ins w:id="56" w:author="Matt" w:date="2014-08-25T20:27:00Z">
        <w:r>
          <w:rPr>
            <w:rFonts w:ascii="NimbusRomNo9L-Regu" w:hAnsi="NimbusRomNo9L-Regu" w:cs="NimbusRomNo9L-Regu"/>
            <w:sz w:val="20"/>
            <w:szCs w:val="20"/>
          </w:rPr>
          <w:t>Thanks.</w:t>
        </w:r>
      </w:ins>
    </w:p>
    <w:p w14:paraId="4163D45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6D6C034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57" w:author="Matt" w:date="2014-08-25T20:27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and disposal of the biological or physical (as opposed to financial</w:t>
      </w:r>
    </w:p>
    <w:p w14:paraId="0BF2E0CD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8" w:author="Matt" w:date="2014-08-25T20:27:00Z"/>
          <w:rFonts w:ascii="NimbusRomNo9L-Regu" w:hAnsi="NimbusRomNo9L-Regu" w:cs="NimbusRomNo9L-Regu"/>
          <w:sz w:val="17"/>
          <w:szCs w:val="17"/>
        </w:rPr>
      </w:pPr>
    </w:p>
    <w:p w14:paraId="7FA6C799" w14:textId="3A68EEBB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59" w:author="Matt" w:date="2014-08-25T20:28:00Z"/>
          <w:rFonts w:ascii="NimbusRomNo9L-Regu" w:hAnsi="NimbusRomNo9L-Regu" w:cs="NimbusRomNo9L-Regu"/>
          <w:sz w:val="17"/>
          <w:szCs w:val="17"/>
        </w:rPr>
      </w:pPr>
      <w:ins w:id="60" w:author="Matt" w:date="2014-08-25T20:27:00Z">
        <w:r>
          <w:rPr>
            <w:rFonts w:ascii="NimbusRomNo9L-Regu" w:hAnsi="NimbusRomNo9L-Regu" w:cs="NimbusRomNo9L-Regu"/>
            <w:sz w:val="17"/>
            <w:szCs w:val="17"/>
          </w:rPr>
          <w:t xml:space="preserve">Unclear whether </w:t>
        </w:r>
      </w:ins>
      <w:ins w:id="61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 above is a comment to be addressed.</w:t>
        </w:r>
      </w:ins>
    </w:p>
    <w:p w14:paraId="7A8AD06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2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69B5F83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3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71AC0DC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679854C5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64" w:author="Matt" w:date="2014-08-25T20:28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**** Need to obtain permission to use this graph?  Yes ask Science Magazine </w:t>
      </w:r>
    </w:p>
    <w:p w14:paraId="7099D91E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65" w:author="Matt" w:date="2014-08-26T20:38:00Z"/>
          <w:rFonts w:ascii="NimbusRomNo9L-Regu" w:hAnsi="NimbusRomNo9L-Regu" w:cs="NimbusRomNo9L-Regu"/>
          <w:sz w:val="17"/>
          <w:szCs w:val="17"/>
        </w:rPr>
      </w:pPr>
    </w:p>
    <w:p w14:paraId="5FD69464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66" w:author="Matt" w:date="2014-08-26T20:38:00Z"/>
          <w:rFonts w:ascii="Times New Roman" w:hAnsi="Times New Roman" w:cs="Times New Roman"/>
          <w:sz w:val="24"/>
          <w:szCs w:val="24"/>
        </w:rPr>
      </w:pPr>
      <w:ins w:id="67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92B52E7" w14:textId="786DE0AE" w:rsidR="00FE7F2D" w:rsidRPr="006E7C3C" w:rsidRDefault="00FE7F2D" w:rsidP="007705BC">
      <w:pPr>
        <w:autoSpaceDE w:val="0"/>
        <w:autoSpaceDN w:val="0"/>
        <w:adjustRightInd w:val="0"/>
        <w:spacing w:after="0" w:line="240" w:lineRule="auto"/>
        <w:rPr>
          <w:ins w:id="68" w:author="Matt" w:date="2014-08-25T20:28:00Z"/>
          <w:rFonts w:ascii="NimbusRomNo9L-Regu" w:hAnsi="NimbusRomNo9L-Regu" w:cs="NimbusRomNo9L-Regu"/>
          <w:sz w:val="32"/>
          <w:szCs w:val="32"/>
          <w:rPrChange w:id="69" w:author="Matt" w:date="2014-08-26T20:38:00Z">
            <w:rPr>
              <w:ins w:id="70" w:author="Matt" w:date="2014-08-25T20:28:00Z"/>
              <w:rFonts w:ascii="NimbusRomNo9L-Regu" w:hAnsi="NimbusRomNo9L-Regu" w:cs="NimbusRomNo9L-Regu"/>
              <w:sz w:val="17"/>
              <w:szCs w:val="17"/>
            </w:rPr>
          </w:rPrChange>
        </w:rPr>
      </w:pPr>
      <w:ins w:id="71" w:author="Matt" w:date="2014-08-25T20:28:00Z">
        <w:r w:rsidRPr="006E7C3C">
          <w:rPr>
            <w:rFonts w:ascii="NimbusRomNo9L-Regu" w:hAnsi="NimbusRomNo9L-Regu" w:cs="NimbusRomNo9L-Regu"/>
            <w:sz w:val="32"/>
            <w:szCs w:val="32"/>
            <w:rPrChange w:id="72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There are several places in Chapter 1 where we need to obtain permission to use</w:t>
        </w:r>
      </w:ins>
      <w:ins w:id="73" w:author="Matt" w:date="2014-08-25T20:29:00Z">
        <w:r w:rsidR="00130D48" w:rsidRPr="006E7C3C">
          <w:rPr>
            <w:rFonts w:ascii="NimbusRomNo9L-Regu" w:hAnsi="NimbusRomNo9L-Regu" w:cs="NimbusRomNo9L-Regu"/>
            <w:sz w:val="32"/>
            <w:szCs w:val="32"/>
            <w:rPrChange w:id="74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 xml:space="preserve"> images. </w:t>
        </w:r>
        <w:r w:rsidR="00E07A56" w:rsidRPr="006E7C3C">
          <w:rPr>
            <w:rFonts w:ascii="NimbusRomNo9L-Regu" w:hAnsi="NimbusRomNo9L-Regu" w:cs="NimbusRomNo9L-Regu"/>
            <w:sz w:val="32"/>
            <w:szCs w:val="32"/>
            <w:rPrChange w:id="75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Will Springer (David Packer) assist with this?</w:t>
        </w:r>
      </w:ins>
    </w:p>
    <w:p w14:paraId="6B714305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76" w:author="Matt" w:date="2014-08-26T20:38:00Z"/>
          <w:rFonts w:ascii="Times New Roman" w:hAnsi="Times New Roman" w:cs="Times New Roman"/>
          <w:sz w:val="24"/>
          <w:szCs w:val="24"/>
        </w:rPr>
      </w:pPr>
      <w:ins w:id="77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50F07F6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78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C983FB4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79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7D09989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80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E183D42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59F8E727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1.3 </w:t>
      </w:r>
      <w:r>
        <w:rPr>
          <w:rFonts w:ascii="NimbusRomNo9L-Regu" w:hAnsi="NimbusRomNo9L-Regu" w:cs="NimbusRomNo9L-Regu"/>
          <w:sz w:val="17"/>
          <w:szCs w:val="17"/>
        </w:rPr>
        <w:t>Gasoline shortages in 1973. **** We probably don’t need to obtain permission</w:t>
      </w:r>
    </w:p>
    <w:p w14:paraId="3CC897FD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81" w:author="Matt" w:date="2014-08-25T20:29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to use this photograph, because it is from the US national archives.  &lt;&lt;&lt;&lt;&lt;&lt;&lt;&lt;&lt;&lt;&lt;&lt;all US data is open access and permission not needed </w:t>
      </w:r>
    </w:p>
    <w:p w14:paraId="2A51725E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82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119D3D11" w14:textId="7E0A40CC" w:rsidR="00E07A56" w:rsidRDefault="00194328" w:rsidP="007705BC">
      <w:pPr>
        <w:autoSpaceDE w:val="0"/>
        <w:autoSpaceDN w:val="0"/>
        <w:adjustRightInd w:val="0"/>
        <w:spacing w:after="0" w:line="240" w:lineRule="auto"/>
        <w:rPr>
          <w:ins w:id="83" w:author="Matt" w:date="2014-08-25T20:43:00Z"/>
          <w:rFonts w:ascii="NimbusRomNo9L-Regu" w:hAnsi="NimbusRomNo9L-Regu" w:cs="NimbusRomNo9L-Regu"/>
          <w:sz w:val="17"/>
          <w:szCs w:val="17"/>
        </w:rPr>
      </w:pPr>
      <w:ins w:id="84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>R</w:t>
        </w:r>
      </w:ins>
      <w:ins w:id="85" w:author="Matt" w:date="2014-08-25T20:29:00Z">
        <w:r w:rsidR="00E07A56">
          <w:rPr>
            <w:rFonts w:ascii="NimbusRomNo9L-Regu" w:hAnsi="NimbusRomNo9L-Regu" w:cs="NimbusRomNo9L-Regu"/>
            <w:sz w:val="17"/>
            <w:szCs w:val="17"/>
          </w:rPr>
          <w:t xml:space="preserve">emoved the comment </w:t>
        </w:r>
        <w:r w:rsidR="007C60A6">
          <w:rPr>
            <w:rFonts w:ascii="NimbusRomNo9L-Regu" w:hAnsi="NimbusRomNo9L-Regu" w:cs="NimbusRomNo9L-Regu"/>
            <w:sz w:val="17"/>
            <w:szCs w:val="17"/>
          </w:rPr>
          <w:t>about obtaining permission for the gas shortage photo.</w:t>
        </w:r>
      </w:ins>
    </w:p>
    <w:p w14:paraId="104AD7C6" w14:textId="49337D7C" w:rsidR="00194328" w:rsidRDefault="00E5587C" w:rsidP="007705BC">
      <w:pPr>
        <w:autoSpaceDE w:val="0"/>
        <w:autoSpaceDN w:val="0"/>
        <w:adjustRightInd w:val="0"/>
        <w:spacing w:after="0" w:line="240" w:lineRule="auto"/>
        <w:rPr>
          <w:ins w:id="86" w:author="Matt" w:date="2014-08-25T20:29:00Z"/>
          <w:rFonts w:ascii="NimbusRomNo9L-Regu" w:hAnsi="NimbusRomNo9L-Regu" w:cs="NimbusRomNo9L-Regu"/>
          <w:sz w:val="17"/>
          <w:szCs w:val="17"/>
        </w:rPr>
      </w:pPr>
      <w:ins w:id="87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 xml:space="preserve">Added a proper </w:t>
        </w:r>
      </w:ins>
      <w:ins w:id="88" w:author="Matt" w:date="2014-08-25T20:44:00Z">
        <w:r w:rsidR="00986136">
          <w:rPr>
            <w:rFonts w:ascii="NimbusRomNo9L-Regu" w:hAnsi="NimbusRomNo9L-Regu" w:cs="NimbusRomNo9L-Regu"/>
            <w:sz w:val="17"/>
            <w:szCs w:val="17"/>
          </w:rPr>
          <w:t>reference and citation.</w:t>
        </w:r>
      </w:ins>
    </w:p>
    <w:p w14:paraId="583C8280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89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2B03B746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90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489AD4D1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67B900F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D5296C4" w14:textId="77777777" w:rsidR="00AD1BF7" w:rsidRDefault="00AD1BF7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1.4 </w:t>
      </w:r>
      <w:r>
        <w:rPr>
          <w:rFonts w:ascii="NimbusRomNo9L-Regu" w:hAnsi="NimbusRomNo9L-Regu" w:cs="NimbusRomNo9L-Regu"/>
          <w:sz w:val="17"/>
          <w:szCs w:val="17"/>
        </w:rPr>
        <w:t xml:space="preserve">Oil prices and production. **** Recreate this graph from our own data? </w:t>
      </w:r>
      <w:bookmarkStart w:id="91" w:name="OLE_LINK8"/>
      <w:bookmarkStart w:id="92" w:name="OLE_LINK9"/>
      <w:r>
        <w:rPr>
          <w:rFonts w:ascii="txtt" w:hAnsi="txtt" w:cs="txtt"/>
          <w:sz w:val="17"/>
          <w:szCs w:val="17"/>
        </w:rPr>
        <w:t>http://www.</w:t>
      </w:r>
    </w:p>
    <w:p w14:paraId="646EDF34" w14:textId="77777777" w:rsidR="007705BC" w:rsidRDefault="00AD1BF7" w:rsidP="00AD1BF7">
      <w:pPr>
        <w:autoSpaceDE w:val="0"/>
        <w:autoSpaceDN w:val="0"/>
        <w:adjustRightInd w:val="0"/>
        <w:spacing w:after="0" w:line="240" w:lineRule="auto"/>
        <w:rPr>
          <w:ins w:id="93" w:author="Matt" w:date="2014-08-25T20:46:00Z"/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>theoildrum.com/node/8162</w:t>
      </w:r>
      <w:bookmarkEnd w:id="91"/>
      <w:bookmarkEnd w:id="92"/>
      <w:r>
        <w:rPr>
          <w:rFonts w:ascii="txtt" w:hAnsi="txtt" w:cs="txtt"/>
          <w:sz w:val="17"/>
          <w:szCs w:val="17"/>
        </w:rPr>
        <w:t xml:space="preserve">  &lt;&lt;probably best to use  oil alone.</w:t>
      </w:r>
      <w:r w:rsidR="00B95A7A">
        <w:rPr>
          <w:rFonts w:ascii="txtt" w:hAnsi="txtt" w:cs="txtt"/>
          <w:sz w:val="17"/>
          <w:szCs w:val="17"/>
        </w:rPr>
        <w:t xml:space="preserve">(not condensate) </w:t>
      </w:r>
      <w:r>
        <w:rPr>
          <w:rFonts w:ascii="txtt" w:hAnsi="txtt" w:cs="txtt"/>
          <w:sz w:val="17"/>
          <w:szCs w:val="17"/>
        </w:rPr>
        <w:t xml:space="preserve">   I h</w:t>
      </w:r>
      <w:r w:rsidR="00B95A7A">
        <w:rPr>
          <w:rFonts w:ascii="txtt" w:hAnsi="txtt" w:cs="txtt"/>
          <w:sz w:val="17"/>
          <w:szCs w:val="17"/>
        </w:rPr>
        <w:t>a</w:t>
      </w:r>
      <w:r>
        <w:rPr>
          <w:rFonts w:ascii="txtt" w:hAnsi="txtt" w:cs="txtt"/>
          <w:sz w:val="17"/>
          <w:szCs w:val="17"/>
        </w:rPr>
        <w:t xml:space="preserve">ve sent out some in my Energy list Serve.  Best to get from </w:t>
      </w:r>
      <w:r w:rsidR="00B95A7A">
        <w:rPr>
          <w:rFonts w:ascii="txtt" w:hAnsi="txtt" w:cs="txtt"/>
          <w:sz w:val="17"/>
          <w:szCs w:val="17"/>
        </w:rPr>
        <w:t xml:space="preserve">Ron Patterson </w:t>
      </w:r>
      <w:r>
        <w:rPr>
          <w:rFonts w:ascii="txtt" w:hAnsi="txtt" w:cs="txtt"/>
          <w:sz w:val="17"/>
          <w:szCs w:val="17"/>
        </w:rPr>
        <w:t xml:space="preserve">in Texas  </w:t>
      </w:r>
    </w:p>
    <w:p w14:paraId="4FD87D62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94" w:author="Matt" w:date="2014-08-25T20:46:00Z"/>
          <w:rFonts w:ascii="txtt" w:hAnsi="txtt" w:cs="txtt"/>
          <w:sz w:val="17"/>
          <w:szCs w:val="17"/>
        </w:rPr>
      </w:pPr>
    </w:p>
    <w:p w14:paraId="3F4F0399" w14:textId="3D802E7D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95" w:author="Matt" w:date="2014-08-25T20:53:00Z"/>
          <w:rFonts w:ascii="txtt" w:hAnsi="txtt" w:cs="txtt"/>
          <w:sz w:val="17"/>
          <w:szCs w:val="17"/>
        </w:rPr>
      </w:pPr>
      <w:ins w:id="96" w:author="Matt" w:date="2014-08-25T20:46:00Z">
        <w:r>
          <w:rPr>
            <w:rFonts w:ascii="txtt" w:hAnsi="txtt" w:cs="txtt"/>
            <w:sz w:val="17"/>
            <w:szCs w:val="17"/>
          </w:rPr>
          <w:t xml:space="preserve">We will </w:t>
        </w:r>
      </w:ins>
      <w:ins w:id="97" w:author="Matt" w:date="2014-08-25T20:53:00Z">
        <w:r w:rsidR="00D430C4">
          <w:rPr>
            <w:rFonts w:ascii="txtt" w:hAnsi="txtt" w:cs="txtt"/>
            <w:sz w:val="17"/>
            <w:szCs w:val="17"/>
          </w:rPr>
          <w:t>use crude only when recreating this graph.</w:t>
        </w:r>
      </w:ins>
    </w:p>
    <w:p w14:paraId="0F2C9C98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98" w:author="Matt" w:date="2014-08-25T20:53:00Z"/>
          <w:rFonts w:ascii="txtt" w:hAnsi="txtt" w:cs="txtt"/>
          <w:sz w:val="17"/>
          <w:szCs w:val="17"/>
        </w:rPr>
      </w:pPr>
    </w:p>
    <w:p w14:paraId="79843EE2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99" w:author="Matt" w:date="2014-08-25T20:46:00Z"/>
          <w:rFonts w:ascii="txtt" w:hAnsi="txtt" w:cs="txtt"/>
          <w:sz w:val="17"/>
          <w:szCs w:val="17"/>
        </w:rPr>
      </w:pPr>
    </w:p>
    <w:p w14:paraId="5549ED1B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</w:p>
    <w:p w14:paraId="0C75AD6D" w14:textId="77777777" w:rsidR="00B95A7A" w:rsidRDefault="00B95A7A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 </w:t>
      </w:r>
    </w:p>
    <w:p w14:paraId="198AF8C8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p. 9 </w:t>
      </w:r>
      <w:r>
        <w:rPr>
          <w:rFonts w:ascii="NimbusRomNo9L-Regu" w:hAnsi="NimbusRomNo9L-Regu" w:cs="NimbusRomNo9L-Regu"/>
          <w:sz w:val="20"/>
          <w:szCs w:val="20"/>
        </w:rPr>
        <w:t xml:space="preserve">But, in 1960  could worldwide the &lt;&lt;&lt;&lt;&lt;&lt;&lt;oil production rate have been increased by 20% in </w:t>
      </w:r>
    </w:p>
    <w:p w14:paraId="0376BD64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00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2FBCFF8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01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09C2A91E" w14:textId="77777777" w:rsidR="00D94D1A" w:rsidRDefault="00D94D1A" w:rsidP="001E4037">
      <w:pPr>
        <w:rPr>
          <w:ins w:id="102" w:author="Matt" w:date="2014-08-26T20:39:00Z"/>
          <w:rFonts w:ascii="NimbusRomNo9L-Regu" w:hAnsi="NimbusRomNo9L-Regu" w:cs="NimbusRomNo9L-Regu"/>
          <w:sz w:val="20"/>
          <w:szCs w:val="20"/>
        </w:rPr>
      </w:pPr>
      <w:ins w:id="103" w:author="Matt" w:date="2014-08-26T20:39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3BE0479F" w14:textId="5585B9EF" w:rsidR="001E4037" w:rsidRPr="001E4037" w:rsidRDefault="001E4037" w:rsidP="001E4037">
      <w:pPr>
        <w:rPr>
          <w:ins w:id="104" w:author="Matt" w:date="2014-08-25T21:05:00Z"/>
          <w:rFonts w:ascii="NimbusRomNo9L-Regu" w:hAnsi="NimbusRomNo9L-Regu" w:cs="NimbusRomNo9L-Regu"/>
          <w:sz w:val="20"/>
          <w:szCs w:val="20"/>
        </w:rPr>
      </w:pPr>
      <w:ins w:id="105" w:author="Matt" w:date="2014-08-25T21:05:00Z">
        <w:r w:rsidRPr="001E4037">
          <w:rPr>
            <w:rFonts w:ascii="NimbusRomNo9L-Regu" w:hAnsi="NimbusRomNo9L-Regu" w:cs="NimbusRomNo9L-Regu"/>
            <w:sz w:val="20"/>
            <w:szCs w:val="20"/>
          </w:rPr>
          <w:t xml:space="preserve">But, in 1960 could the oil production rate have been increased </w:t>
        </w:r>
        <w:r w:rsidR="00D94D1A">
          <w:rPr>
            <w:rFonts w:ascii="NimbusRomNo9L-Regu" w:hAnsi="NimbusRomNo9L-Regu" w:cs="NimbusRomNo9L-Regu"/>
            <w:sz w:val="20"/>
            <w:szCs w:val="20"/>
          </w:rPr>
          <w:t>…</w:t>
        </w:r>
      </w:ins>
    </w:p>
    <w:p w14:paraId="51FEB2C7" w14:textId="780B9C4A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06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5A955224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D4C69A9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07" w:author="Matt" w:date="2014-08-25T21:0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10 In these circumstances, oil supply is said to be very </w:t>
      </w:r>
      <w:r>
        <w:rPr>
          <w:rFonts w:ascii="NimbusRomNo9L-ReguItal" w:hAnsi="NimbusRomNo9L-ReguItal" w:cs="NimbusRomNo9L-ReguItal"/>
          <w:sz w:val="20"/>
          <w:szCs w:val="20"/>
        </w:rPr>
        <w:t xml:space="preserve">inelastic  (unresponsive)  &lt;&lt;&lt; </w:t>
      </w:r>
      <w:r>
        <w:rPr>
          <w:rFonts w:ascii="NimbusRomNo9L-Regu" w:hAnsi="NimbusRomNo9L-Regu" w:cs="NimbusRomNo9L-Regu"/>
          <w:sz w:val="20"/>
          <w:szCs w:val="20"/>
        </w:rPr>
        <w:t>to price.</w:t>
      </w:r>
    </w:p>
    <w:p w14:paraId="1F4C0A0B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08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24688AD1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09" w:author="Matt" w:date="2014-08-25T21:06:00Z"/>
          <w:rFonts w:ascii="NimbusRomNo9L-Regu" w:hAnsi="NimbusRomNo9L-Regu" w:cs="NimbusRomNo9L-Regu"/>
          <w:sz w:val="20"/>
          <w:szCs w:val="20"/>
        </w:rPr>
      </w:pPr>
      <w:ins w:id="110" w:author="Matt" w:date="2014-08-25T21:06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4F48D597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11" w:author="Matt" w:date="2014-08-26T20:38:00Z"/>
          <w:rFonts w:ascii="NimbusRomNo9L-Regu" w:hAnsi="NimbusRomNo9L-Regu" w:cs="NimbusRomNo9L-Regu"/>
          <w:sz w:val="20"/>
          <w:szCs w:val="20"/>
        </w:rPr>
      </w:pPr>
    </w:p>
    <w:p w14:paraId="4586A59C" w14:textId="42298E67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12" w:author="Matt" w:date="2014-08-25T21:06:00Z"/>
          <w:rFonts w:ascii="NimbusRomNo9L-Regu" w:hAnsi="NimbusRomNo9L-Regu" w:cs="NimbusRomNo9L-Regu"/>
          <w:sz w:val="20"/>
          <w:szCs w:val="20"/>
        </w:rPr>
      </w:pPr>
      <w:ins w:id="113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In these circumstances, </w:t>
        </w:r>
      </w:ins>
    </w:p>
    <w:p w14:paraId="598C3600" w14:textId="3836E955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14" w:author="Matt" w:date="2014-08-25T21:06:00Z"/>
          <w:rFonts w:ascii="NimbusRomNo9L-Regu" w:hAnsi="NimbusRomNo9L-Regu" w:cs="NimbusRomNo9L-Regu"/>
          <w:sz w:val="20"/>
          <w:szCs w:val="20"/>
        </w:rPr>
      </w:pPr>
      <w:ins w:id="115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oil supply is </w:t>
        </w:r>
        <w:r>
          <w:rPr>
            <w:rFonts w:ascii="NimbusRomNo9L-Regu" w:hAnsi="NimbusRomNo9L-Regu" w:cs="NimbusRomNo9L-Regu"/>
            <w:sz w:val="20"/>
            <w:szCs w:val="20"/>
          </w:rPr>
          <w:t>said to be very inelastic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(unresponsive) to price.</w:t>
        </w:r>
      </w:ins>
    </w:p>
    <w:p w14:paraId="432A0E34" w14:textId="1B5F8DAE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16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F6FC24C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77E6B68" w14:textId="77777777" w:rsidR="00D03E3A" w:rsidRDefault="00D03E3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7EB6E17" w14:textId="77777777" w:rsidR="00D03E3A" w:rsidRDefault="00D03E3A" w:rsidP="00D03E3A">
      <w:pPr>
        <w:autoSpaceDE w:val="0"/>
        <w:autoSpaceDN w:val="0"/>
        <w:adjustRightInd w:val="0"/>
        <w:spacing w:after="0" w:line="240" w:lineRule="auto"/>
        <w:rPr>
          <w:ins w:id="117" w:author="Matt" w:date="2014-08-25T21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p.11 .</w:t>
      </w:r>
      <w:r w:rsidRPr="00D03E3A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only, Murphy and Hall found that the oil cost share threshold that correlates with US recessions is about 5.5%.[14]   Not Murphy and Hall   but Hamilton is source….</w:t>
      </w:r>
    </w:p>
    <w:p w14:paraId="25E1F7E4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18" w:author="Matt" w:date="2014-08-26T19:52:00Z"/>
          <w:rFonts w:ascii="NimbusRomNo9L-Regu" w:hAnsi="NimbusRomNo9L-Regu" w:cs="NimbusRomNo9L-Regu"/>
          <w:sz w:val="20"/>
          <w:szCs w:val="20"/>
        </w:rPr>
      </w:pPr>
    </w:p>
    <w:p w14:paraId="20C254C7" w14:textId="5546157E" w:rsidR="00145BAC" w:rsidRP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19" w:author="Matt" w:date="2014-08-25T21:08:00Z"/>
          <w:rFonts w:ascii="Times New Roman" w:hAnsi="Times New Roman" w:cs="Times New Roman"/>
          <w:sz w:val="24"/>
          <w:szCs w:val="24"/>
          <w:rPrChange w:id="120" w:author="Matt" w:date="2014-08-26T19:52:00Z">
            <w:rPr>
              <w:ins w:id="121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22" w:author="Matt" w:date="2014-08-26T19:52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0222E94" w14:textId="531A8ACD" w:rsidR="00D23A7D" w:rsidRDefault="00BC5E91" w:rsidP="00D03E3A">
      <w:pPr>
        <w:autoSpaceDE w:val="0"/>
        <w:autoSpaceDN w:val="0"/>
        <w:adjustRightInd w:val="0"/>
        <w:spacing w:after="0" w:line="240" w:lineRule="auto"/>
        <w:rPr>
          <w:ins w:id="123" w:author="Matt" w:date="2014-08-26T20:39:00Z"/>
          <w:rFonts w:ascii="NimbusRomNo9L-Regu" w:hAnsi="NimbusRomNo9L-Regu" w:cs="NimbusRomNo9L-Regu"/>
          <w:b/>
          <w:sz w:val="32"/>
          <w:szCs w:val="20"/>
        </w:rPr>
      </w:pPr>
      <w:ins w:id="124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25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The above comment is unclear. </w:t>
        </w:r>
      </w:ins>
      <w:ins w:id="126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>Request</w:t>
        </w:r>
      </w:ins>
      <w:ins w:id="127" w:author="Matt" w:date="2014-08-29T12:41:00Z">
        <w:r w:rsidR="00412106">
          <w:rPr>
            <w:rFonts w:ascii="NimbusRomNo9L-Regu" w:hAnsi="NimbusRomNo9L-Regu" w:cs="NimbusRomNo9L-Regu"/>
            <w:b/>
            <w:sz w:val="32"/>
            <w:szCs w:val="20"/>
          </w:rPr>
          <w:t>ing</w:t>
        </w:r>
      </w:ins>
      <w:bookmarkStart w:id="128" w:name="_GoBack"/>
      <w:bookmarkEnd w:id="128"/>
      <w:ins w:id="129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 xml:space="preserve"> clarification. </w:t>
        </w:r>
      </w:ins>
    </w:p>
    <w:p w14:paraId="7CB36C6B" w14:textId="0A61972C" w:rsidR="00145BAC" w:rsidRPr="00C21B64" w:rsidRDefault="007839FD" w:rsidP="00D03E3A">
      <w:pPr>
        <w:autoSpaceDE w:val="0"/>
        <w:autoSpaceDN w:val="0"/>
        <w:adjustRightInd w:val="0"/>
        <w:spacing w:after="0" w:line="240" w:lineRule="auto"/>
        <w:rPr>
          <w:ins w:id="130" w:author="Matt" w:date="2014-08-25T21:10:00Z"/>
          <w:rFonts w:ascii="NimbusRomNo9L-Regu" w:hAnsi="NimbusRomNo9L-Regu" w:cs="NimbusRomNo9L-Regu"/>
          <w:b/>
          <w:sz w:val="32"/>
          <w:szCs w:val="20"/>
          <w:rPrChange w:id="131" w:author="Matt" w:date="2014-08-26T19:57:00Z">
            <w:rPr>
              <w:ins w:id="132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33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3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Reference [14] is Murphy and Hall. </w:t>
        </w:r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35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Murphy and Hall </w:t>
        </w:r>
        <w:r w:rsidRPr="00C21B64">
          <w:rPr>
            <w:rFonts w:ascii="NimbusRomNo9L-Regu" w:hAnsi="NimbusRomNo9L-Regu" w:cs="NimbusRomNo9L-Regu"/>
            <w:b/>
            <w:sz w:val="32"/>
            <w:szCs w:val="20"/>
            <w:rPrChange w:id="13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[14] </w:t>
        </w:r>
      </w:ins>
      <w:ins w:id="137" w:author="Matt" w:date="2014-08-25T21:11:00Z">
        <w:r w:rsidR="00DC19F3" w:rsidRPr="00C21B64">
          <w:rPr>
            <w:rFonts w:ascii="NimbusRomNo9L-Regu" w:hAnsi="NimbusRomNo9L-Regu" w:cs="NimbusRomNo9L-Regu"/>
            <w:b/>
            <w:sz w:val="32"/>
            <w:szCs w:val="20"/>
            <w:rPrChange w:id="138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do</w:t>
        </w:r>
      </w:ins>
      <w:ins w:id="139" w:author="Matt" w:date="2014-08-25T21:08:00Z"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4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not reference Hamilton.</w:t>
        </w:r>
      </w:ins>
      <w:ins w:id="141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4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Murphy and Hall </w:t>
        </w:r>
      </w:ins>
      <w:ins w:id="143" w:author="Matt" w:date="2014-08-25T21:12:00Z">
        <w:r w:rsidR="007646FB" w:rsidRPr="00C21B64">
          <w:rPr>
            <w:rFonts w:ascii="NimbusRomNo9L-Regu" w:hAnsi="NimbusRomNo9L-Regu" w:cs="NimbusRomNo9L-Regu"/>
            <w:b/>
            <w:sz w:val="32"/>
            <w:szCs w:val="20"/>
            <w:rPrChange w:id="14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[14] has</w:t>
        </w:r>
      </w:ins>
      <w:ins w:id="145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4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</w:t>
        </w:r>
      </w:ins>
      <w:ins w:id="147" w:author="Matt" w:date="2014-08-25T21:12:00Z">
        <w:r w:rsidR="00035C5D" w:rsidRPr="00C21B64">
          <w:rPr>
            <w:rFonts w:ascii="NimbusRomNo9L-Regu" w:hAnsi="NimbusRomNo9L-Regu" w:cs="NimbusRomNo9L-Regu"/>
            <w:b/>
            <w:sz w:val="32"/>
            <w:szCs w:val="20"/>
            <w:rPrChange w:id="148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the following</w:t>
        </w:r>
      </w:ins>
      <w:ins w:id="149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5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figure:</w:t>
        </w:r>
      </w:ins>
    </w:p>
    <w:p w14:paraId="30A2BF45" w14:textId="0687FFE1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51" w:author="Matt" w:date="2014-08-25T21:10:00Z"/>
          <w:rFonts w:ascii="NimbusRomNo9L-Regu" w:hAnsi="NimbusRomNo9L-Regu" w:cs="NimbusRomNo9L-Regu"/>
          <w:sz w:val="20"/>
          <w:szCs w:val="20"/>
        </w:rPr>
      </w:pPr>
      <w:ins w:id="152" w:author="Matt" w:date="2014-08-25T21:10:00Z">
        <w:r>
          <w:rPr>
            <w:rFonts w:ascii="NimbusRomNo9L-Regu" w:hAnsi="NimbusRomNo9L-Regu" w:cs="NimbusRomNo9L-Regu"/>
            <w:noProof/>
            <w:sz w:val="20"/>
            <w:szCs w:val="20"/>
            <w:rPrChange w:id="153">
              <w:rPr>
                <w:noProof/>
              </w:rPr>
            </w:rPrChange>
          </w:rPr>
          <w:drawing>
            <wp:inline distT="0" distB="0" distL="0" distR="0" wp14:anchorId="1E7C214A" wp14:editId="6D39972B">
              <wp:extent cx="5943600" cy="3322320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22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43101E" w14:textId="77777777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54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006B6815" w14:textId="7F371C3B" w:rsidR="00BA7E1B" w:rsidRPr="00C21B64" w:rsidRDefault="00BA7E1B" w:rsidP="00D03E3A">
      <w:pPr>
        <w:autoSpaceDE w:val="0"/>
        <w:autoSpaceDN w:val="0"/>
        <w:adjustRightInd w:val="0"/>
        <w:spacing w:after="0" w:line="240" w:lineRule="auto"/>
        <w:rPr>
          <w:ins w:id="155" w:author="Matt" w:date="2014-08-25T21:10:00Z"/>
          <w:rFonts w:ascii="NimbusRomNo9L-Regu" w:hAnsi="NimbusRomNo9L-Regu" w:cs="NimbusRomNo9L-Regu"/>
          <w:b/>
          <w:sz w:val="32"/>
          <w:szCs w:val="20"/>
          <w:rPrChange w:id="156" w:author="Matt" w:date="2014-08-26T19:57:00Z">
            <w:rPr>
              <w:ins w:id="157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58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59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which clearly shows the 5.5% cost share threshold.</w:t>
        </w:r>
      </w:ins>
    </w:p>
    <w:p w14:paraId="7C7E6185" w14:textId="77777777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60" w:author="Matt" w:date="2014-08-25T21:10:00Z"/>
          <w:rFonts w:ascii="NimbusRomNo9L-Regu" w:hAnsi="NimbusRomNo9L-Regu" w:cs="NimbusRomNo9L-Regu"/>
          <w:b/>
          <w:sz w:val="32"/>
          <w:szCs w:val="20"/>
          <w:rPrChange w:id="161" w:author="Matt" w:date="2014-08-26T19:57:00Z">
            <w:rPr>
              <w:ins w:id="162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</w:p>
    <w:p w14:paraId="17701558" w14:textId="41EF8558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63" w:author="Matt" w:date="2014-08-25T21:08:00Z"/>
          <w:rFonts w:ascii="NimbusRomNo9L-Regu" w:hAnsi="NimbusRomNo9L-Regu" w:cs="NimbusRomNo9L-Regu"/>
          <w:b/>
          <w:sz w:val="32"/>
          <w:szCs w:val="20"/>
          <w:rPrChange w:id="164" w:author="Matt" w:date="2014-08-26T19:57:00Z">
            <w:rPr>
              <w:ins w:id="165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66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67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Perhaps Charlie can expound a bit on the comment above.</w:t>
        </w:r>
      </w:ins>
    </w:p>
    <w:p w14:paraId="4FBB7EC0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68" w:author="Matt" w:date="2014-08-26T19:53:00Z"/>
          <w:rFonts w:ascii="NimbusRomNo9L-Regu" w:hAnsi="NimbusRomNo9L-Regu" w:cs="NimbusRomNo9L-Regu"/>
          <w:sz w:val="20"/>
          <w:szCs w:val="20"/>
        </w:rPr>
      </w:pPr>
    </w:p>
    <w:p w14:paraId="0EE63A86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169" w:author="Matt" w:date="2014-08-26T19:53:00Z"/>
          <w:rFonts w:ascii="Times New Roman" w:hAnsi="Times New Roman" w:cs="Times New Roman"/>
          <w:sz w:val="24"/>
          <w:szCs w:val="24"/>
        </w:rPr>
      </w:pPr>
      <w:ins w:id="170" w:author="Matt" w:date="2014-08-26T19:53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5694C39" w14:textId="77777777" w:rsid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71" w:author="Matt" w:date="2014-08-25T21:08:00Z"/>
          <w:rFonts w:ascii="NimbusRomNo9L-Regu" w:hAnsi="NimbusRomNo9L-Regu" w:cs="NimbusRomNo9L-Regu"/>
          <w:sz w:val="20"/>
          <w:szCs w:val="20"/>
        </w:rPr>
      </w:pPr>
    </w:p>
    <w:p w14:paraId="66FA6F8D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DEB4531" w14:textId="77777777" w:rsidR="00D03E3A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Low cost share.  </w:t>
      </w:r>
      <w:bookmarkStart w:id="172" w:name="OLE_LINK10"/>
      <w:bookmarkStart w:id="173" w:name="OLE_LINK11"/>
      <w:r>
        <w:rPr>
          <w:rFonts w:ascii="NimbusRomNo9L-Regu" w:hAnsi="NimbusRomNo9L-Regu" w:cs="NimbusRomNo9L-Regu"/>
          <w:sz w:val="20"/>
          <w:szCs w:val="20"/>
        </w:rPr>
        <w:t xml:space="preserve">Ironically, economists assign low importance to energy because of its cheap price, when its cheap price that has allowed our economy to be able to afford to be so productive. </w:t>
      </w:r>
    </w:p>
    <w:p w14:paraId="21D63FB4" w14:textId="77777777" w:rsidR="009354D9" w:rsidRDefault="009354D9" w:rsidP="009354D9">
      <w:pPr>
        <w:autoSpaceDE w:val="0"/>
        <w:autoSpaceDN w:val="0"/>
        <w:adjustRightInd w:val="0"/>
        <w:spacing w:after="0" w:line="240" w:lineRule="auto"/>
        <w:rPr>
          <w:ins w:id="174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E0451B4" w14:textId="442CF397" w:rsidR="009354D9" w:rsidRDefault="00FE673A" w:rsidP="009354D9">
      <w:pPr>
        <w:autoSpaceDE w:val="0"/>
        <w:autoSpaceDN w:val="0"/>
        <w:adjustRightInd w:val="0"/>
        <w:spacing w:after="0" w:line="240" w:lineRule="auto"/>
        <w:rPr>
          <w:ins w:id="175" w:author="Matt" w:date="2014-08-25T21:28:00Z"/>
          <w:rFonts w:ascii="NimbusRomNo9L-Regu" w:hAnsi="NimbusRomNo9L-Regu" w:cs="NimbusRomNo9L-Regu"/>
          <w:sz w:val="20"/>
          <w:szCs w:val="20"/>
        </w:rPr>
      </w:pPr>
      <w:ins w:id="176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 xml:space="preserve">Good point about irony. </w:t>
        </w:r>
      </w:ins>
      <w:ins w:id="177" w:author="Matt" w:date="2014-08-25T21:27:00Z">
        <w:r>
          <w:rPr>
            <w:rFonts w:ascii="NimbusRomNo9L-Regu" w:hAnsi="NimbusRomNo9L-Regu" w:cs="NimbusRomNo9L-Regu"/>
            <w:sz w:val="20"/>
            <w:szCs w:val="20"/>
          </w:rPr>
          <w:t xml:space="preserve">A sentence has been added </w:t>
        </w:r>
      </w:ins>
      <w:ins w:id="178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>here to indicate the irony. This paragraph now reads:</w:t>
        </w:r>
      </w:ins>
    </w:p>
    <w:p w14:paraId="780A74BA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179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29F2BE75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0" w:author="Matt" w:date="2014-08-25T21:28:00Z"/>
          <w:rFonts w:ascii="NimbusRomNo9L-Regu" w:hAnsi="NimbusRomNo9L-Regu" w:cs="NimbusRomNo9L-Regu"/>
          <w:sz w:val="20"/>
          <w:szCs w:val="20"/>
        </w:rPr>
      </w:pPr>
      <w:ins w:id="18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This may be somewhat surprising in light of mainstream economic theory, </w:t>
        </w:r>
      </w:ins>
    </w:p>
    <w:p w14:paraId="6081677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2" w:author="Matt" w:date="2014-08-25T21:28:00Z"/>
          <w:rFonts w:ascii="NimbusRomNo9L-Regu" w:hAnsi="NimbusRomNo9L-Regu" w:cs="NimbusRomNo9L-Regu"/>
          <w:sz w:val="20"/>
          <w:szCs w:val="20"/>
        </w:rPr>
      </w:pPr>
      <w:ins w:id="18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which ascribes economic importance </w:t>
        </w:r>
      </w:ins>
    </w:p>
    <w:p w14:paraId="5F6A4B3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4" w:author="Matt" w:date="2014-08-25T21:28:00Z"/>
          <w:rFonts w:ascii="NimbusRomNo9L-Regu" w:hAnsi="NimbusRomNo9L-Regu" w:cs="NimbusRomNo9L-Regu"/>
          <w:sz w:val="20"/>
          <w:szCs w:val="20"/>
        </w:rPr>
      </w:pPr>
      <w:ins w:id="18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based on financial cost share, </w:t>
        </w:r>
      </w:ins>
    </w:p>
    <w:p w14:paraId="0BD37B4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6" w:author="Matt" w:date="2014-08-25T21:28:00Z"/>
          <w:rFonts w:ascii="NimbusRomNo9L-Regu" w:hAnsi="NimbusRomNo9L-Regu" w:cs="NimbusRomNo9L-Regu"/>
          <w:sz w:val="20"/>
          <w:szCs w:val="20"/>
        </w:rPr>
      </w:pPr>
      <w:ins w:id="18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not biophysical factors. </w:t>
        </w:r>
      </w:ins>
    </w:p>
    <w:p w14:paraId="4B2D42E3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88" w:author="Matt" w:date="2014-08-25T21:28:00Z"/>
          <w:rFonts w:ascii="NimbusRomNo9L-Regu" w:hAnsi="NimbusRomNo9L-Regu" w:cs="NimbusRomNo9L-Regu"/>
          <w:sz w:val="20"/>
          <w:szCs w:val="20"/>
        </w:rPr>
      </w:pPr>
      <w:ins w:id="18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Indeed, the cost share of energy in mature economies is low, </w:t>
        </w:r>
      </w:ins>
    </w:p>
    <w:p w14:paraId="226BCE1E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0" w:author="Matt" w:date="2014-08-25T21:28:00Z"/>
          <w:rFonts w:ascii="NimbusRomNo9L-Regu" w:hAnsi="NimbusRomNo9L-Regu" w:cs="NimbusRomNo9L-Regu"/>
          <w:sz w:val="20"/>
          <w:szCs w:val="20"/>
        </w:rPr>
      </w:pPr>
      <w:ins w:id="19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and viewing energy as relatively unimportant is justified if</w:t>
        </w:r>
      </w:ins>
    </w:p>
    <w:p w14:paraId="1CCF0B9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2" w:author="Matt" w:date="2014-08-25T21:28:00Z"/>
          <w:rFonts w:ascii="NimbusRomNo9L-Regu" w:hAnsi="NimbusRomNo9L-Regu" w:cs="NimbusRomNo9L-Regu"/>
          <w:sz w:val="20"/>
          <w:szCs w:val="20"/>
        </w:rPr>
      </w:pPr>
      <w:ins w:id="19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one's view of ``importance'' is limited to financial information only.</w:t>
        </w:r>
      </w:ins>
    </w:p>
    <w:p w14:paraId="4DFCB6FC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4" w:author="Matt" w:date="2014-08-25T21:28:00Z"/>
          <w:rFonts w:ascii="NimbusRomNo9L-Regu" w:hAnsi="NimbusRomNo9L-Regu" w:cs="NimbusRomNo9L-Regu"/>
          <w:sz w:val="20"/>
          <w:szCs w:val="20"/>
        </w:rPr>
      </w:pPr>
      <w:ins w:id="19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But, many have noted that the physical importance of energy to the economy </w:t>
        </w:r>
      </w:ins>
    </w:p>
    <w:p w14:paraId="7304C98B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6" w:author="Matt" w:date="2014-08-25T21:28:00Z"/>
          <w:rFonts w:ascii="NimbusRomNo9L-Regu" w:hAnsi="NimbusRomNo9L-Regu" w:cs="NimbusRomNo9L-Regu"/>
          <w:sz w:val="20"/>
          <w:szCs w:val="20"/>
        </w:rPr>
      </w:pPr>
      <w:ins w:id="19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far exceeds its cost share.\cite{Ayres:2013aa}</w:t>
        </w:r>
      </w:ins>
    </w:p>
    <w:p w14:paraId="19B4DE32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98" w:author="Matt" w:date="2014-08-25T21:28:00Z"/>
          <w:rFonts w:ascii="NimbusRomNo9L-Regu" w:hAnsi="NimbusRomNo9L-Regu" w:cs="NimbusRomNo9L-Regu"/>
          <w:sz w:val="20"/>
          <w:szCs w:val="20"/>
        </w:rPr>
      </w:pPr>
      <w:ins w:id="19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And, as discussed above, because the economy is coupled </w:t>
        </w:r>
      </w:ins>
    </w:p>
    <w:p w14:paraId="4ABCF204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00" w:author="Matt" w:date="2014-08-25T21:28:00Z"/>
          <w:rFonts w:ascii="NimbusRomNo9L-Regu" w:hAnsi="NimbusRomNo9L-Regu" w:cs="NimbusRomNo9L-Regu"/>
          <w:sz w:val="20"/>
          <w:szCs w:val="20"/>
        </w:rPr>
      </w:pPr>
      <w:ins w:id="20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to the biophysical world through time constraints (as manifest </w:t>
        </w:r>
      </w:ins>
    </w:p>
    <w:p w14:paraId="4D9D52BA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02" w:author="Matt" w:date="2014-08-25T21:28:00Z"/>
          <w:rFonts w:ascii="NimbusRomNo9L-Regu" w:hAnsi="NimbusRomNo9L-Regu" w:cs="NimbusRomNo9L-Regu"/>
          <w:sz w:val="20"/>
          <w:szCs w:val="20"/>
        </w:rPr>
      </w:pPr>
      <w:ins w:id="20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by the low price elasticity of energy supply), </w:t>
        </w:r>
      </w:ins>
    </w:p>
    <w:p w14:paraId="277B8A2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04" w:author="Matt" w:date="2014-08-25T21:28:00Z"/>
          <w:rFonts w:ascii="NimbusRomNo9L-Regu" w:hAnsi="NimbusRomNo9L-Regu" w:cs="NimbusRomNo9L-Regu"/>
          <w:sz w:val="20"/>
          <w:szCs w:val="20"/>
        </w:rPr>
      </w:pPr>
      <w:ins w:id="20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the physical importance of energy far exceeds its financial importance.</w:t>
        </w:r>
      </w:ins>
    </w:p>
    <w:p w14:paraId="496FD92D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06" w:author="Matt" w:date="2014-08-25T21:28:00Z"/>
          <w:rFonts w:ascii="NimbusRomNo9L-Regu" w:hAnsi="NimbusRomNo9L-Regu" w:cs="NimbusRomNo9L-Regu"/>
          <w:sz w:val="20"/>
          <w:szCs w:val="20"/>
        </w:rPr>
      </w:pPr>
      <w:ins w:id="20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Ironically, low energy cost share </w:t>
        </w:r>
      </w:ins>
    </w:p>
    <w:p w14:paraId="62EB797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08" w:author="Matt" w:date="2014-08-25T21:28:00Z"/>
          <w:rFonts w:ascii="NimbusRomNo9L-Regu" w:hAnsi="NimbusRomNo9L-Regu" w:cs="NimbusRomNo9L-Regu"/>
          <w:sz w:val="20"/>
          <w:szCs w:val="20"/>
        </w:rPr>
      </w:pPr>
      <w:ins w:id="20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is precisely the condition that </w:t>
        </w:r>
      </w:ins>
    </w:p>
    <w:p w14:paraId="7EA006E5" w14:textId="77777777" w:rsid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10" w:author="Matt" w:date="2014-08-25T21:29:00Z"/>
          <w:rFonts w:ascii="NimbusRomNo9L-Regu" w:hAnsi="NimbusRomNo9L-Regu" w:cs="NimbusRomNo9L-Regu"/>
          <w:sz w:val="20"/>
          <w:szCs w:val="20"/>
        </w:rPr>
      </w:pPr>
      <w:ins w:id="21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has allowed economies to be incredibly productive over the last century.</w:t>
        </w:r>
      </w:ins>
    </w:p>
    <w:p w14:paraId="740F1B77" w14:textId="77777777" w:rsidR="00830BE8" w:rsidRPr="00FE673A" w:rsidRDefault="00830BE8" w:rsidP="00FE673A">
      <w:pPr>
        <w:autoSpaceDE w:val="0"/>
        <w:autoSpaceDN w:val="0"/>
        <w:adjustRightInd w:val="0"/>
        <w:spacing w:after="0" w:line="240" w:lineRule="auto"/>
        <w:rPr>
          <w:ins w:id="212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5C358DA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13" w:author="Matt" w:date="2014-08-25T21:28:00Z"/>
          <w:rFonts w:ascii="NimbusRomNo9L-Regu" w:hAnsi="NimbusRomNo9L-Regu" w:cs="NimbusRomNo9L-Regu"/>
          <w:sz w:val="20"/>
          <w:szCs w:val="20"/>
        </w:rPr>
      </w:pPr>
      <w:ins w:id="21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The connection between energy and the economy may be difficult to see, </w:t>
        </w:r>
      </w:ins>
    </w:p>
    <w:p w14:paraId="0D873EDF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15" w:author="Matt" w:date="2014-08-25T21:28:00Z"/>
          <w:rFonts w:ascii="NimbusRomNo9L-Regu" w:hAnsi="NimbusRomNo9L-Regu" w:cs="NimbusRomNo9L-Regu"/>
          <w:sz w:val="20"/>
          <w:szCs w:val="20"/>
        </w:rPr>
      </w:pPr>
      <w:ins w:id="21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but, eventually, it becomes impossible to ignore.</w:t>
        </w:r>
      </w:ins>
    </w:p>
    <w:p w14:paraId="50BA3EE3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17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66BF476C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18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323DCB0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19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5CA44AA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but it usually EVENTUALLY REFLECTED IN   cost</w:t>
      </w:r>
    </w:p>
    <w:bookmarkEnd w:id="172"/>
    <w:bookmarkEnd w:id="173"/>
    <w:p w14:paraId="2BB8FBC2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ins w:id="220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356A838" w14:textId="3CCC6378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21" w:author="Matt" w:date="2014-08-25T21:23:00Z"/>
          <w:rFonts w:ascii="NimbusRomNo9L-Regu" w:hAnsi="NimbusRomNo9L-Regu" w:cs="NimbusRomNo9L-Regu"/>
          <w:sz w:val="20"/>
          <w:szCs w:val="20"/>
        </w:rPr>
      </w:pPr>
      <w:ins w:id="222" w:author="Matt" w:date="2014-08-25T21:24:00Z">
        <w:r>
          <w:rPr>
            <w:rFonts w:ascii="NimbusRomNo9L-Regu" w:hAnsi="NimbusRomNo9L-Regu" w:cs="NimbusRomNo9L-Regu"/>
            <w:sz w:val="20"/>
            <w:szCs w:val="20"/>
          </w:rPr>
          <w:t>The above comment is unc</w:t>
        </w:r>
        <w:r w:rsidR="00DC6292">
          <w:rPr>
            <w:rFonts w:ascii="NimbusRomNo9L-Regu" w:hAnsi="NimbusRomNo9L-Regu" w:cs="NimbusRomNo9L-Regu"/>
            <w:sz w:val="20"/>
            <w:szCs w:val="20"/>
          </w:rPr>
          <w:t>lear. To what does “it” refer</w:t>
        </w:r>
        <w:r>
          <w:rPr>
            <w:rFonts w:ascii="NimbusRomNo9L-Regu" w:hAnsi="NimbusRomNo9L-Regu" w:cs="NimbusRomNo9L-Regu"/>
            <w:sz w:val="20"/>
            <w:szCs w:val="20"/>
          </w:rPr>
          <w:t>?</w:t>
        </w:r>
      </w:ins>
    </w:p>
    <w:p w14:paraId="6CAD7DCC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ins w:id="223" w:author="Matt" w:date="2014-08-25T21:23:00Z"/>
          <w:rFonts w:ascii="NimbusRomNo9L-Regu" w:hAnsi="NimbusRomNo9L-Regu" w:cs="NimbusRomNo9L-Regu"/>
          <w:sz w:val="20"/>
          <w:szCs w:val="20"/>
        </w:rPr>
      </w:pPr>
    </w:p>
    <w:p w14:paraId="56BFE116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9F1EAF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224" w:author="Matt" w:date="2014-08-26T11:5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Turning again to our oil example,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for oil has declined from a value of 100 in the 1930s [18, p. 781] to around 20 today.[19, Fig. 2] In other words,  ……Actually this is misleading because the value of 100:1 is not for extracting oil but for finding it. The values for US are given in Guilford et al. (aboput 28:1 in 1970s to 10:1 in 2007)v and for the world (publically traded) in Gagnon et al.  36:1 in 1990s to 18:1 in 2006 or so.   SO it has declined to ½ to 1/3 of its peak …</w:t>
      </w:r>
    </w:p>
    <w:p w14:paraId="7955FEB9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25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7319F045" w14:textId="503D1760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26" w:author="Matt" w:date="2014-08-26T11:55:00Z"/>
          <w:rFonts w:ascii="NimbusRomNo9L-Regu" w:hAnsi="NimbusRomNo9L-Regu" w:cs="NimbusRomNo9L-Regu"/>
          <w:sz w:val="20"/>
          <w:szCs w:val="20"/>
        </w:rPr>
      </w:pPr>
      <w:ins w:id="227" w:author="Matt" w:date="2014-08-26T11:55:00Z">
        <w:r>
          <w:rPr>
            <w:rFonts w:ascii="NimbusRomNo9L-Regu" w:hAnsi="NimbusRomNo9L-Regu" w:cs="NimbusRomNo9L-Regu"/>
            <w:sz w:val="20"/>
            <w:szCs w:val="20"/>
          </w:rPr>
          <w:t>Thanks for the clarification. This paragraph now reads:</w:t>
        </w:r>
      </w:ins>
    </w:p>
    <w:p w14:paraId="5F80189D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28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1A0AB175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29" w:author="Matt" w:date="2014-08-26T11:55:00Z"/>
          <w:rFonts w:ascii="NimbusRomNo9L-Regu" w:hAnsi="NimbusRomNo9L-Regu" w:cs="NimbusRomNo9L-Regu"/>
          <w:sz w:val="20"/>
          <w:szCs w:val="20"/>
        </w:rPr>
      </w:pPr>
      <w:ins w:id="230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Turning again to our oil example, $EROI_{soc}$ for production of US oil has declined </w:t>
        </w:r>
      </w:ins>
    </w:p>
    <w:p w14:paraId="27469DBD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31" w:author="Matt" w:date="2014-08-26T11:55:00Z"/>
          <w:rFonts w:ascii="NimbusRomNo9L-Regu" w:hAnsi="NimbusRomNo9L-Regu" w:cs="NimbusRomNo9L-Regu"/>
          <w:sz w:val="20"/>
          <w:szCs w:val="20"/>
        </w:rPr>
      </w:pPr>
      <w:ins w:id="23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23 in the 1950s</w:t>
        </w:r>
      </w:ins>
    </w:p>
    <w:p w14:paraId="5B1E1308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33" w:author="Matt" w:date="2014-08-26T11:55:00Z"/>
          <w:rFonts w:ascii="NimbusRomNo9L-Regu" w:hAnsi="NimbusRomNo9L-Regu" w:cs="NimbusRomNo9L-Regu"/>
          <w:sz w:val="20"/>
          <w:szCs w:val="20"/>
        </w:rPr>
      </w:pPr>
      <w:ins w:id="23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10 in 2007.\cite[Fig.~2]}\cite{Guilford:2011ci}</w:t>
        </w:r>
      </w:ins>
    </w:p>
    <w:p w14:paraId="2BCCFCAA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35" w:author="Matt" w:date="2014-08-26T11:55:00Z"/>
          <w:rFonts w:ascii="NimbusRomNo9L-Regu" w:hAnsi="NimbusRomNo9L-Regu" w:cs="NimbusRomNo9L-Regu"/>
          <w:sz w:val="20"/>
          <w:szCs w:val="20"/>
        </w:rPr>
      </w:pPr>
      <w:ins w:id="23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$EROI_{soc}$ for production of oil worldwide has declined </w:t>
        </w:r>
      </w:ins>
    </w:p>
    <w:p w14:paraId="7205C8A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37" w:author="Matt" w:date="2014-08-26T11:55:00Z"/>
          <w:rFonts w:ascii="NimbusRomNo9L-Regu" w:hAnsi="NimbusRomNo9L-Regu" w:cs="NimbusRomNo9L-Regu"/>
          <w:sz w:val="20"/>
          <w:szCs w:val="20"/>
        </w:rPr>
      </w:pPr>
      <w:ins w:id="238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35 in 1999</w:t>
        </w:r>
      </w:ins>
    </w:p>
    <w:p w14:paraId="62F029D3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39" w:author="Matt" w:date="2014-08-26T11:55:00Z"/>
          <w:rFonts w:ascii="NimbusRomNo9L-Regu" w:hAnsi="NimbusRomNo9L-Regu" w:cs="NimbusRomNo9L-Regu"/>
          <w:sz w:val="20"/>
          <w:szCs w:val="20"/>
        </w:rPr>
      </w:pPr>
      <w:ins w:id="240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18 in 2006.\cite[Fig.~1]{Gagnon:2009fc}.</w:t>
        </w:r>
      </w:ins>
    </w:p>
    <w:p w14:paraId="32817E76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41" w:author="Matt" w:date="2014-08-26T11:55:00Z"/>
          <w:rFonts w:ascii="NimbusRomNo9L-Regu" w:hAnsi="NimbusRomNo9L-Regu" w:cs="NimbusRomNo9L-Regu"/>
          <w:sz w:val="20"/>
          <w:szCs w:val="20"/>
        </w:rPr>
      </w:pPr>
      <w:ins w:id="24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In other words, it takes about twice as much energy today</w:t>
        </w:r>
      </w:ins>
    </w:p>
    <w:p w14:paraId="2CDD438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43" w:author="Matt" w:date="2014-08-26T11:55:00Z"/>
          <w:rFonts w:ascii="NimbusRomNo9L-Regu" w:hAnsi="NimbusRomNo9L-Regu" w:cs="NimbusRomNo9L-Regu"/>
          <w:sz w:val="20"/>
          <w:szCs w:val="20"/>
        </w:rPr>
      </w:pPr>
      <w:ins w:id="24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than in years past</w:t>
        </w:r>
      </w:ins>
    </w:p>
    <w:p w14:paraId="3F74FAB2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45" w:author="Matt" w:date="2014-08-26T11:55:00Z"/>
          <w:rFonts w:ascii="NimbusRomNo9L-Regu" w:hAnsi="NimbusRomNo9L-Regu" w:cs="NimbusRomNo9L-Regu"/>
          <w:sz w:val="20"/>
          <w:szCs w:val="20"/>
        </w:rPr>
      </w:pPr>
      <w:ins w:id="24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make a barrel of oil available to society.</w:t>
        </w:r>
      </w:ins>
    </w:p>
    <w:p w14:paraId="52B69DA2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47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45238B04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691E47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4BB69A1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248" w:author="Matt" w:date="2014-08-26T12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13  </w:t>
      </w:r>
      <w:bookmarkStart w:id="249" w:name="OLE_LINK12"/>
      <w:bookmarkStart w:id="250" w:name="OLE_LINK13"/>
      <w:r>
        <w:rPr>
          <w:rFonts w:ascii="NimbusRomNo9L-Regu" w:hAnsi="NimbusRomNo9L-Regu" w:cs="NimbusRomNo9L-Regu"/>
          <w:sz w:val="20"/>
          <w:szCs w:val="20"/>
        </w:rPr>
        <w:t>The early 19</w:t>
      </w:r>
      <w:r w:rsidRPr="00C24137">
        <w:rPr>
          <w:rFonts w:ascii="NimbusRomNo9L-Regu" w:hAnsi="NimbusRomNo9L-Regu" w:cs="NimbusRomNo9L-Regu"/>
          <w:sz w:val="20"/>
          <w:szCs w:val="20"/>
          <w:vertAlign w:val="superscript"/>
        </w:rPr>
        <w:t>th</w:t>
      </w:r>
      <w:r>
        <w:rPr>
          <w:rFonts w:ascii="NimbusRomNo9L-Regu" w:hAnsi="NimbusRomNo9L-Regu" w:cs="NimbusRomNo9L-Regu"/>
          <w:sz w:val="20"/>
          <w:szCs w:val="20"/>
        </w:rPr>
        <w:t xml:space="preserve">  century economist </w:t>
      </w:r>
      <w:bookmarkEnd w:id="249"/>
      <w:bookmarkEnd w:id="250"/>
      <w:r>
        <w:rPr>
          <w:rFonts w:ascii="NimbusRomNo9L-Regu" w:hAnsi="NimbusRomNo9L-Regu" w:cs="NimbusRomNo9L-Regu"/>
          <w:sz w:val="20"/>
          <w:szCs w:val="20"/>
        </w:rPr>
        <w:t>Ricardo applied this …</w:t>
      </w:r>
      <w:r w:rsidRPr="00C24137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theowners of  &lt;&lt;&lt;</w:t>
      </w:r>
    </w:p>
    <w:p w14:paraId="3F801090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251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2F083A7B" w14:textId="01A4D92B" w:rsidR="00577AC0" w:rsidRDefault="007124E6" w:rsidP="00C24137">
      <w:pPr>
        <w:autoSpaceDE w:val="0"/>
        <w:autoSpaceDN w:val="0"/>
        <w:adjustRightInd w:val="0"/>
        <w:spacing w:after="0" w:line="240" w:lineRule="auto"/>
        <w:rPr>
          <w:ins w:id="252" w:author="Matt" w:date="2014-08-26T12:11:00Z"/>
          <w:rFonts w:ascii="NimbusRomNo9L-Regu" w:hAnsi="NimbusRomNo9L-Regu" w:cs="NimbusRomNo9L-Regu"/>
          <w:sz w:val="20"/>
          <w:szCs w:val="20"/>
        </w:rPr>
      </w:pPr>
      <w:ins w:id="253" w:author="Matt" w:date="2014-08-26T12:11:00Z">
        <w:r>
          <w:rPr>
            <w:rFonts w:ascii="NimbusRomNo9L-Regu" w:hAnsi="NimbusRomNo9L-Regu" w:cs="NimbusRomNo9L-Regu"/>
            <w:sz w:val="20"/>
            <w:szCs w:val="20"/>
          </w:rPr>
          <w:t>This section now reads:</w:t>
        </w:r>
      </w:ins>
    </w:p>
    <w:p w14:paraId="320B96CC" w14:textId="77777777" w:rsidR="007124E6" w:rsidRDefault="007124E6" w:rsidP="00C24137">
      <w:pPr>
        <w:autoSpaceDE w:val="0"/>
        <w:autoSpaceDN w:val="0"/>
        <w:adjustRightInd w:val="0"/>
        <w:spacing w:after="0" w:line="240" w:lineRule="auto"/>
        <w:rPr>
          <w:ins w:id="254" w:author="Matt" w:date="2014-08-26T12:11:00Z"/>
          <w:rFonts w:ascii="NimbusRomNo9L-Regu" w:hAnsi="NimbusRomNo9L-Regu" w:cs="NimbusRomNo9L-Regu"/>
          <w:sz w:val="20"/>
          <w:szCs w:val="20"/>
        </w:rPr>
      </w:pPr>
    </w:p>
    <w:p w14:paraId="1745C462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55" w:author="Matt" w:date="2014-08-26T12:11:00Z"/>
          <w:rFonts w:ascii="NimbusRomNo9L-Regu" w:hAnsi="NimbusRomNo9L-Regu" w:cs="NimbusRomNo9L-Regu"/>
          <w:sz w:val="20"/>
          <w:szCs w:val="20"/>
        </w:rPr>
      </w:pPr>
      <w:ins w:id="256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early 19$^{th}$ century economist David Ricardo applied this </w:t>
        </w:r>
      </w:ins>
    </w:p>
    <w:p w14:paraId="6A8BAF34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57" w:author="Matt" w:date="2014-08-26T12:11:00Z"/>
          <w:rFonts w:ascii="NimbusRomNo9L-Regu" w:hAnsi="NimbusRomNo9L-Regu" w:cs="NimbusRomNo9L-Regu"/>
          <w:sz w:val="20"/>
          <w:szCs w:val="20"/>
        </w:rPr>
      </w:pPr>
      <w:ins w:id="25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principle to the theory of land rents. </w:t>
        </w:r>
      </w:ins>
    </w:p>
    <w:p w14:paraId="0BCD424C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59" w:author="Matt" w:date="2014-08-26T12:11:00Z"/>
          <w:rFonts w:ascii="NimbusRomNo9L-Regu" w:hAnsi="NimbusRomNo9L-Regu" w:cs="NimbusRomNo9L-Regu"/>
          <w:sz w:val="20"/>
          <w:szCs w:val="20"/>
        </w:rPr>
      </w:pPr>
      <w:ins w:id="260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As population increases, </w:t>
        </w:r>
      </w:ins>
    </w:p>
    <w:p w14:paraId="5C75205E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61" w:author="Matt" w:date="2014-08-26T12:11:00Z"/>
          <w:rFonts w:ascii="NimbusRomNo9L-Regu" w:hAnsi="NimbusRomNo9L-Regu" w:cs="NimbusRomNo9L-Regu"/>
          <w:sz w:val="20"/>
          <w:szCs w:val="20"/>
        </w:rPr>
      </w:pPr>
      <w:ins w:id="262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demand for food will increase. </w:t>
        </w:r>
      </w:ins>
    </w:p>
    <w:p w14:paraId="1467B049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63" w:author="Matt" w:date="2014-08-26T12:11:00Z"/>
          <w:rFonts w:ascii="NimbusRomNo9L-Regu" w:hAnsi="NimbusRomNo9L-Regu" w:cs="NimbusRomNo9L-Regu"/>
          <w:sz w:val="20"/>
          <w:szCs w:val="20"/>
        </w:rPr>
      </w:pPr>
      <w:ins w:id="264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Because arable land is not reproducible, </w:t>
        </w:r>
      </w:ins>
    </w:p>
    <w:p w14:paraId="68E296D7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65" w:author="Matt" w:date="2014-08-26T12:11:00Z"/>
          <w:rFonts w:ascii="NimbusRomNo9L-Regu" w:hAnsi="NimbusRomNo9L-Regu" w:cs="NimbusRomNo9L-Regu"/>
          <w:sz w:val="20"/>
          <w:szCs w:val="20"/>
        </w:rPr>
      </w:pPr>
      <w:ins w:id="266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less-productive land will be utilized for crops. </w:t>
        </w:r>
      </w:ins>
    </w:p>
    <w:p w14:paraId="57C1AA65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267" w:author="Matt" w:date="2014-08-26T12:11:00Z"/>
          <w:rFonts w:ascii="NimbusRomNo9L-Regu" w:hAnsi="NimbusRomNo9L-Regu" w:cs="NimbusRomNo9L-Regu"/>
          <w:sz w:val="20"/>
          <w:szCs w:val="20"/>
        </w:rPr>
      </w:pPr>
      <w:ins w:id="26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This leads to increasing profits accruing to owners of the best land.</w:t>
        </w:r>
      </w:ins>
    </w:p>
    <w:p w14:paraId="12A78476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269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3F9154B2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4D0052D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that</w:t>
      </w:r>
    </w:p>
    <w:p w14:paraId="7B637852" w14:textId="77777777" w:rsidR="00C4691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has lower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than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early </w:t>
      </w:r>
      <w:r>
        <w:rPr>
          <w:rFonts w:ascii="NimbusRomNo9L-Regu" w:hAnsi="NimbusRomNo9L-Regu" w:cs="NimbusRomNo9L-Regu"/>
          <w:sz w:val="20"/>
          <w:szCs w:val="20"/>
        </w:rPr>
        <w:t xml:space="preserve"> 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Texas  </w:t>
      </w:r>
      <w:r>
        <w:rPr>
          <w:rFonts w:ascii="NimbusRomNo9L-Regu" w:hAnsi="NimbusRomNo9L-Regu" w:cs="NimbusRomNo9L-Regu"/>
          <w:sz w:val="20"/>
          <w:szCs w:val="20"/>
        </w:rPr>
        <w:t>crude oil.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  (EROI of tight oil is not too different from regular oil today </w:t>
      </w:r>
    </w:p>
    <w:p w14:paraId="320BCDFD" w14:textId="77777777" w:rsidR="00C24137" w:rsidRDefault="00C4691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…</w:t>
      </w:r>
    </w:p>
    <w:p w14:paraId="716091DC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70" w:author="Matt" w:date="2014-08-26T19:54:00Z"/>
          <w:rFonts w:ascii="NimbusRomNo9L-Medi" w:hAnsi="NimbusRomNo9L-Medi" w:cs="NimbusRomNo9L-Medi"/>
          <w:sz w:val="17"/>
          <w:szCs w:val="17"/>
        </w:rPr>
      </w:pPr>
    </w:p>
    <w:p w14:paraId="315FF07C" w14:textId="575EB5C5" w:rsidR="00145BAC" w:rsidRPr="00145BAC" w:rsidRDefault="00145BAC" w:rsidP="00C46917">
      <w:pPr>
        <w:autoSpaceDE w:val="0"/>
        <w:autoSpaceDN w:val="0"/>
        <w:adjustRightInd w:val="0"/>
        <w:spacing w:after="0" w:line="240" w:lineRule="auto"/>
        <w:rPr>
          <w:ins w:id="271" w:author="Matt" w:date="2014-08-26T12:19:00Z"/>
          <w:rFonts w:ascii="Times New Roman" w:hAnsi="Times New Roman" w:cs="Times New Roman"/>
          <w:sz w:val="24"/>
          <w:szCs w:val="24"/>
          <w:rPrChange w:id="272" w:author="Matt" w:date="2014-08-26T19:54:00Z">
            <w:rPr>
              <w:ins w:id="273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274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45F46FF5" w14:textId="51A01B70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275" w:author="Matt" w:date="2014-08-26T12:19:00Z"/>
          <w:rFonts w:ascii="NimbusRomNo9L-Medi" w:hAnsi="NimbusRomNo9L-Medi" w:cs="NimbusRomNo9L-Medi"/>
          <w:b/>
          <w:sz w:val="32"/>
          <w:szCs w:val="32"/>
          <w:rPrChange w:id="276" w:author="Matt" w:date="2014-08-26T19:54:00Z">
            <w:rPr>
              <w:ins w:id="277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278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279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Hmmmm. Cleveland and O’Connor indicate that shale oil has EROI between 1:1 and 2:1</w:t>
        </w:r>
      </w:ins>
      <w:ins w:id="280" w:author="Matt" w:date="2014-08-26T12:32:00Z">
        <w:r w:rsidR="006D105F" w:rsidRPr="00145BAC">
          <w:rPr>
            <w:rFonts w:ascii="NimbusRomNo9L-Medi" w:hAnsi="NimbusRomNo9L-Medi" w:cs="NimbusRomNo9L-Medi"/>
            <w:b/>
            <w:sz w:val="32"/>
            <w:szCs w:val="32"/>
            <w:rPrChange w:id="281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, when self-use is included</w:t>
        </w:r>
      </w:ins>
      <w:ins w:id="282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283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 xml:space="preserve">. See: </w:t>
        </w:r>
        <w:bookmarkStart w:id="284" w:name="OLE_LINK14"/>
        <w:bookmarkStart w:id="285" w:name="OLE_LINK15"/>
        <w:r w:rsidRPr="00145BAC">
          <w:rPr>
            <w:rFonts w:ascii="NimbusRomNo9L-Medi" w:hAnsi="NimbusRomNo9L-Medi" w:cs="NimbusRomNo9L-Medi"/>
            <w:b/>
            <w:sz w:val="32"/>
            <w:szCs w:val="32"/>
            <w:rPrChange w:id="286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http://www.westernresourceadvocates.org/land/pdf/oseroireport.pdf</w:t>
        </w:r>
        <w:bookmarkEnd w:id="284"/>
        <w:bookmarkEnd w:id="285"/>
      </w:ins>
    </w:p>
    <w:p w14:paraId="4B541B4E" w14:textId="77777777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287" w:author="Matt" w:date="2014-08-26T12:31:00Z"/>
          <w:rFonts w:ascii="NimbusRomNo9L-Medi" w:hAnsi="NimbusRomNo9L-Medi" w:cs="NimbusRomNo9L-Medi"/>
          <w:b/>
          <w:sz w:val="32"/>
          <w:szCs w:val="32"/>
          <w:rPrChange w:id="288" w:author="Matt" w:date="2014-08-26T19:54:00Z">
            <w:rPr>
              <w:ins w:id="289" w:author="Matt" w:date="2014-08-26T12:31:00Z"/>
              <w:rFonts w:ascii="NimbusRomNo9L-Medi" w:hAnsi="NimbusRomNo9L-Medi" w:cs="NimbusRomNo9L-Medi"/>
              <w:sz w:val="17"/>
              <w:szCs w:val="17"/>
            </w:rPr>
          </w:rPrChange>
        </w:rPr>
      </w:pPr>
    </w:p>
    <w:p w14:paraId="5BB46596" w14:textId="2B9881C6" w:rsidR="008A404E" w:rsidRPr="00145BAC" w:rsidRDefault="008A404E" w:rsidP="00C46917">
      <w:pPr>
        <w:autoSpaceDE w:val="0"/>
        <w:autoSpaceDN w:val="0"/>
        <w:adjustRightInd w:val="0"/>
        <w:spacing w:after="0" w:line="240" w:lineRule="auto"/>
        <w:rPr>
          <w:ins w:id="290" w:author="Matt" w:date="2014-08-26T12:19:00Z"/>
          <w:rFonts w:ascii="NimbusRomNo9L-Medi" w:hAnsi="NimbusRomNo9L-Medi" w:cs="NimbusRomNo9L-Medi"/>
          <w:b/>
          <w:sz w:val="32"/>
          <w:szCs w:val="32"/>
          <w:rPrChange w:id="291" w:author="Matt" w:date="2014-08-26T19:54:00Z">
            <w:rPr>
              <w:ins w:id="292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293" w:author="Matt" w:date="2014-08-26T12:32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294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For now, the text is unchanged, except for adding a reference to Cleveland’s report.</w:t>
        </w:r>
      </w:ins>
    </w:p>
    <w:p w14:paraId="74A855CD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95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70E24EBB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296" w:author="Matt" w:date="2014-08-26T19:54:00Z"/>
          <w:rFonts w:ascii="Times New Roman" w:hAnsi="Times New Roman" w:cs="Times New Roman"/>
          <w:sz w:val="24"/>
          <w:szCs w:val="24"/>
        </w:rPr>
      </w:pPr>
      <w:ins w:id="297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8F08AD6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98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3F0B2D34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299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1A57AA8F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300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09EA217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1.6 </w:t>
      </w:r>
      <w:r>
        <w:rPr>
          <w:rFonts w:ascii="NimbusRomNo9L-Regu" w:hAnsi="NimbusRomNo9L-Regu" w:cs="NimbusRomNo9L-Regu"/>
          <w:sz w:val="17"/>
          <w:szCs w:val="17"/>
        </w:rPr>
        <w:t xml:space="preserve">US oil production. </w:t>
      </w:r>
      <w:r>
        <w:rPr>
          <w:rFonts w:ascii="txtt" w:hAnsi="txtt" w:cs="txtt"/>
          <w:sz w:val="17"/>
          <w:szCs w:val="17"/>
        </w:rPr>
        <w:t>http://ourfiniteworld.com/2014/07/23/</w:t>
      </w:r>
    </w:p>
    <w:p w14:paraId="7613127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world-oil-production-at-3312014-where-are-we-headed/ </w:t>
      </w:r>
      <w:r>
        <w:rPr>
          <w:rFonts w:ascii="NimbusRomNo9L-Regu" w:hAnsi="NimbusRomNo9L-Regu" w:cs="NimbusRomNo9L-Regu"/>
          <w:sz w:val="17"/>
          <w:szCs w:val="17"/>
        </w:rPr>
        <w:t>**** Becky–can you</w:t>
      </w:r>
    </w:p>
    <w:p w14:paraId="54B96F6C" w14:textId="77777777" w:rsidR="00C24137" w:rsidRDefault="00C46917" w:rsidP="00C46917">
      <w:p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17"/>
          <w:szCs w:val="17"/>
        </w:rPr>
        <w:t>obtain this data and plot it similarly? ****</w:t>
      </w:r>
      <w:r>
        <w:t xml:space="preserve">  &gt;&gt;&gt;again Ron Patterson has this updated </w:t>
      </w:r>
    </w:p>
    <w:p w14:paraId="68F4619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01" w:author="Matt" w:date="2014-08-26T12:33:00Z"/>
        </w:rPr>
      </w:pPr>
    </w:p>
    <w:p w14:paraId="3036FD0D" w14:textId="6B5182B6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302" w:author="Matt" w:date="2014-08-26T12:33:00Z"/>
        </w:rPr>
      </w:pPr>
      <w:ins w:id="303" w:author="Matt" w:date="2014-08-26T12:33:00Z">
        <w:r>
          <w:t>OK. We</w:t>
        </w:r>
      </w:ins>
      <w:ins w:id="304" w:author="Matt" w:date="2014-08-26T12:34:00Z">
        <w:r>
          <w:t>’ll pursue this.</w:t>
        </w:r>
      </w:ins>
    </w:p>
    <w:p w14:paraId="4896B20A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305" w:author="Matt" w:date="2014-08-26T12:33:00Z"/>
        </w:rPr>
      </w:pPr>
    </w:p>
    <w:p w14:paraId="58390D10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</w:pPr>
    </w:p>
    <w:p w14:paraId="0251CD02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consequence, more financially expensive to extract oil today than it was 10, 20, 30,</w:t>
      </w:r>
    </w:p>
    <w:p w14:paraId="17327AB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06" w:author="Matt" w:date="2014-08-26T12:3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and 100 years ago. It Not 100 (see Gilford et al )</w:t>
      </w:r>
    </w:p>
    <w:p w14:paraId="4276BC0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07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69A2D75D" w14:textId="022EA114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08" w:author="Matt" w:date="2014-08-26T12:40:00Z"/>
          <w:rFonts w:ascii="NimbusRomNo9L-Regu" w:hAnsi="NimbusRomNo9L-Regu" w:cs="NimbusRomNo9L-Regu"/>
          <w:sz w:val="20"/>
          <w:szCs w:val="20"/>
        </w:rPr>
      </w:pPr>
      <w:ins w:id="309" w:author="Matt" w:date="2014-08-26T12:40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5EAD3821" w14:textId="77777777" w:rsid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10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2BDC6748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11" w:author="Matt" w:date="2014-08-26T12:40:00Z"/>
          <w:rFonts w:ascii="NimbusRomNo9L-Regu" w:hAnsi="NimbusRomNo9L-Regu" w:cs="NimbusRomNo9L-Regu"/>
          <w:sz w:val="20"/>
          <w:szCs w:val="20"/>
        </w:rPr>
      </w:pPr>
      <w:ins w:id="312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All of this comes about simply because it is </w:t>
        </w:r>
      </w:ins>
    </w:p>
    <w:p w14:paraId="417300C2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13" w:author="Matt" w:date="2014-08-26T12:40:00Z"/>
          <w:rFonts w:ascii="NimbusRomNo9L-Regu" w:hAnsi="NimbusRomNo9L-Regu" w:cs="NimbusRomNo9L-Regu"/>
          <w:sz w:val="20"/>
          <w:szCs w:val="20"/>
        </w:rPr>
      </w:pPr>
      <w:ins w:id="314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more physically ``difficult,'' and, as a consequence, </w:t>
        </w:r>
      </w:ins>
    </w:p>
    <w:p w14:paraId="73F0F6E1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15" w:author="Matt" w:date="2014-08-26T12:40:00Z"/>
          <w:rFonts w:ascii="NimbusRomNo9L-Regu" w:hAnsi="NimbusRomNo9L-Regu" w:cs="NimbusRomNo9L-Regu"/>
          <w:sz w:val="20"/>
          <w:szCs w:val="20"/>
        </w:rPr>
      </w:pPr>
      <w:ins w:id="316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 financially expensive</w:t>
        </w:r>
      </w:ins>
    </w:p>
    <w:p w14:paraId="7E3BFEDC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17" w:author="Matt" w:date="2014-08-26T12:40:00Z"/>
          <w:rFonts w:ascii="NimbusRomNo9L-Regu" w:hAnsi="NimbusRomNo9L-Regu" w:cs="NimbusRomNo9L-Regu"/>
          <w:sz w:val="20"/>
          <w:szCs w:val="20"/>
        </w:rPr>
      </w:pPr>
      <w:ins w:id="318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to extract oil today than it was just a few decades ago.</w:t>
        </w:r>
      </w:ins>
    </w:p>
    <w:p w14:paraId="51E6246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19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6017C1F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20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A79ED4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21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29001D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69A0EF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Without going into detail, we state without discussion that similar dynamics will</w:t>
      </w:r>
    </w:p>
    <w:p w14:paraId="5F3D778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22" w:author="Matt" w:date="2014-08-26T12:4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apply to any non-renewable material (e.g. copper, fish, soil, timber) or energy stock </w:t>
      </w:r>
      <w:bookmarkStart w:id="323" w:name="OLE_LINK16"/>
      <w:bookmarkStart w:id="324" w:name="OLE_LINK17"/>
      <w:r>
        <w:rPr>
          <w:rFonts w:ascii="NimbusRomNo9L-Regu" w:hAnsi="NimbusRomNo9L-Regu" w:cs="NimbusRomNo9L-Regu"/>
          <w:sz w:val="20"/>
          <w:szCs w:val="20"/>
        </w:rPr>
        <w:t>(natural gas, hydro dam sites)</w:t>
      </w:r>
      <w:bookmarkEnd w:id="323"/>
      <w:bookmarkEnd w:id="324"/>
      <w:r>
        <w:rPr>
          <w:rFonts w:ascii="NimbusRomNo9L-Regu" w:hAnsi="NimbusRomNo9L-Regu" w:cs="NimbusRomNo9L-Regu"/>
          <w:sz w:val="20"/>
          <w:szCs w:val="20"/>
        </w:rPr>
        <w:t xml:space="preserve">  in the biosphere</w:t>
      </w:r>
    </w:p>
    <w:p w14:paraId="3ECC1462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25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636B850" w14:textId="5EB141BA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26" w:author="Matt" w:date="2014-08-26T12:41:00Z"/>
          <w:rFonts w:ascii="NimbusRomNo9L-Regu" w:hAnsi="NimbusRomNo9L-Regu" w:cs="NimbusRomNo9L-Regu"/>
          <w:sz w:val="20"/>
          <w:szCs w:val="20"/>
        </w:rPr>
      </w:pPr>
      <w:ins w:id="327" w:author="Matt" w:date="2014-08-26T12:41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343E8CED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28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52C6EC0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29" w:author="Matt" w:date="2014-08-26T12:41:00Z"/>
          <w:rFonts w:ascii="NimbusRomNo9L-Regu" w:hAnsi="NimbusRomNo9L-Regu" w:cs="NimbusRomNo9L-Regu"/>
          <w:sz w:val="20"/>
          <w:szCs w:val="20"/>
        </w:rPr>
      </w:pPr>
      <w:ins w:id="330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Without going into detail, we state without discussion </w:t>
        </w:r>
      </w:ins>
    </w:p>
    <w:p w14:paraId="04A179B8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31" w:author="Matt" w:date="2014-08-26T12:41:00Z"/>
          <w:rFonts w:ascii="NimbusRomNo9L-Regu" w:hAnsi="NimbusRomNo9L-Regu" w:cs="NimbusRomNo9L-Regu"/>
          <w:sz w:val="20"/>
          <w:szCs w:val="20"/>
        </w:rPr>
      </w:pPr>
      <w:ins w:id="332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that similar dynamics will apply to </w:t>
        </w:r>
      </w:ins>
    </w:p>
    <w:p w14:paraId="41C743A3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33" w:author="Matt" w:date="2014-08-26T12:41:00Z"/>
          <w:rFonts w:ascii="NimbusRomNo9L-Regu" w:hAnsi="NimbusRomNo9L-Regu" w:cs="NimbusRomNo9L-Regu"/>
          <w:sz w:val="20"/>
          <w:szCs w:val="20"/>
        </w:rPr>
      </w:pPr>
      <w:ins w:id="334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any non-renewable material (e.g. copper, fish, soil, timber) </w:t>
        </w:r>
      </w:ins>
    </w:p>
    <w:p w14:paraId="147A9C1C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35" w:author="Matt" w:date="2014-08-26T12:41:00Z"/>
          <w:rFonts w:ascii="NimbusRomNo9L-Regu" w:hAnsi="NimbusRomNo9L-Regu" w:cs="NimbusRomNo9L-Regu"/>
          <w:sz w:val="20"/>
          <w:szCs w:val="20"/>
        </w:rPr>
      </w:pPr>
      <w:ins w:id="336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or energy stock (natural gas, hydro dam sites)</w:t>
        </w:r>
      </w:ins>
    </w:p>
    <w:p w14:paraId="3EC3941F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37" w:author="Matt" w:date="2014-08-26T12:41:00Z"/>
          <w:rFonts w:ascii="NimbusRomNo9L-Regu" w:hAnsi="NimbusRomNo9L-Regu" w:cs="NimbusRomNo9L-Regu"/>
          <w:sz w:val="20"/>
          <w:szCs w:val="20"/>
        </w:rPr>
      </w:pPr>
      <w:ins w:id="338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in the biosphere</w:t>
        </w:r>
      </w:ins>
    </w:p>
    <w:p w14:paraId="70163AB5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39" w:author="Matt" w:date="2014-08-26T12:41:00Z"/>
          <w:rFonts w:ascii="NimbusRomNo9L-Regu" w:hAnsi="NimbusRomNo9L-Regu" w:cs="NimbusRomNo9L-Regu"/>
          <w:sz w:val="20"/>
          <w:szCs w:val="20"/>
        </w:rPr>
      </w:pPr>
      <w:ins w:id="340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for which substitution is difficult.</w:t>
        </w:r>
      </w:ins>
    </w:p>
    <w:p w14:paraId="51337069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41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6C499E31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41EF5F8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2CEFDF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Page 15 </w:t>
      </w:r>
    </w:p>
    <w:p w14:paraId="0AC686F7" w14:textId="77777777" w:rsidR="00196DEE" w:rsidRDefault="00C46917" w:rsidP="00C46917">
      <w:pPr>
        <w:autoSpaceDE w:val="0"/>
        <w:autoSpaceDN w:val="0"/>
        <w:adjustRightInd w:val="0"/>
        <w:spacing w:after="0" w:line="240" w:lineRule="auto"/>
        <w:rPr>
          <w:ins w:id="342" w:author="Matt" w:date="2014-08-26T12:43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Fig 15  What does free cash flow OF mean (vs TO?)?</w:t>
      </w:r>
    </w:p>
    <w:p w14:paraId="5D7A7B2B" w14:textId="77777777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343" w:author="Matt" w:date="2014-08-26T12:43:00Z"/>
          <w:rFonts w:ascii="NimbusRomNo9L-Regu" w:hAnsi="NimbusRomNo9L-Regu" w:cs="NimbusRomNo9L-Regu"/>
          <w:sz w:val="20"/>
          <w:szCs w:val="20"/>
        </w:rPr>
      </w:pPr>
    </w:p>
    <w:p w14:paraId="66033107" w14:textId="4B384CB1" w:rsidR="00711979" w:rsidRDefault="00196DEE" w:rsidP="00C46917">
      <w:pPr>
        <w:autoSpaceDE w:val="0"/>
        <w:autoSpaceDN w:val="0"/>
        <w:adjustRightInd w:val="0"/>
        <w:spacing w:after="0" w:line="240" w:lineRule="auto"/>
        <w:rPr>
          <w:ins w:id="344" w:author="Matt" w:date="2014-08-26T12:56:00Z"/>
          <w:rFonts w:ascii="NimbusRomNo9L-Regu" w:hAnsi="NimbusRomNo9L-Regu" w:cs="NimbusRomNo9L-Regu"/>
          <w:sz w:val="20"/>
          <w:szCs w:val="20"/>
        </w:rPr>
      </w:pPr>
      <w:ins w:id="345" w:author="Matt" w:date="2014-08-26T12:47:00Z">
        <w:r>
          <w:rPr>
            <w:rFonts w:ascii="NimbusRomNo9L-Regu" w:hAnsi="NimbusRomNo9L-Regu" w:cs="NimbusRomNo9L-Regu"/>
            <w:sz w:val="20"/>
            <w:szCs w:val="20"/>
          </w:rPr>
          <w:t>We</w:t>
        </w:r>
      </w:ins>
      <w:ins w:id="346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’re using free cash flow (FCF) as an accounting term used in corporate finance. </w:t>
        </w:r>
      </w:ins>
      <w:ins w:id="347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>I think the proper proposition is “of”</w:t>
        </w:r>
      </w:ins>
      <w:ins w:id="348" w:author="Matt" w:date="2014-08-26T12:54:00Z">
        <w:r w:rsidR="006C4963">
          <w:rPr>
            <w:rFonts w:ascii="NimbusRomNo9L-Regu" w:hAnsi="NimbusRomNo9L-Regu" w:cs="NimbusRomNo9L-Regu"/>
            <w:sz w:val="20"/>
            <w:szCs w:val="20"/>
          </w:rPr>
          <w:t xml:space="preserve"> or “for,”</w:t>
        </w:r>
      </w:ins>
      <w:ins w:id="349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because FCF is a metric that applies to a firm at a given point in time. Thus, you say “free cash flow of Exxon,” for example.</w:t>
        </w:r>
      </w:ins>
      <w:ins w:id="350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figure its</w:t>
        </w:r>
        <w:r w:rsidR="000A2DF9">
          <w:rPr>
            <w:rFonts w:ascii="NimbusRomNo9L-Regu" w:hAnsi="NimbusRomNo9L-Regu" w:cs="NimbusRomNo9L-Regu"/>
            <w:sz w:val="20"/>
            <w:szCs w:val="20"/>
          </w:rPr>
          <w:t>elf uses the preposition “of.” At the moment,</w:t>
        </w:r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wording </w:t>
        </w:r>
      </w:ins>
      <w:ins w:id="351" w:author="Matt" w:date="2014-08-26T20:40:00Z">
        <w:r w:rsidR="000A2DF9">
          <w:rPr>
            <w:rFonts w:ascii="NimbusRomNo9L-Regu" w:hAnsi="NimbusRomNo9L-Regu" w:cs="NimbusRomNo9L-Regu"/>
            <w:sz w:val="20"/>
            <w:szCs w:val="20"/>
          </w:rPr>
          <w:t xml:space="preserve">is </w:t>
        </w:r>
      </w:ins>
      <w:ins w:id="352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>unchanged.</w:t>
        </w:r>
      </w:ins>
    </w:p>
    <w:p w14:paraId="3AA073B5" w14:textId="77777777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353" w:author="Matt" w:date="2014-08-26T12:56:00Z"/>
          <w:rFonts w:ascii="NimbusRomNo9L-Regu" w:hAnsi="NimbusRomNo9L-Regu" w:cs="NimbusRomNo9L-Regu"/>
          <w:sz w:val="20"/>
          <w:szCs w:val="20"/>
        </w:rPr>
      </w:pPr>
    </w:p>
    <w:p w14:paraId="324F4F95" w14:textId="27ACC459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354" w:author="Matt" w:date="2014-08-26T12:52:00Z"/>
          <w:rFonts w:ascii="NimbusRomNo9L-Regu" w:hAnsi="NimbusRomNo9L-Regu" w:cs="NimbusRomNo9L-Regu"/>
          <w:sz w:val="20"/>
          <w:szCs w:val="20"/>
        </w:rPr>
      </w:pPr>
      <w:ins w:id="355" w:author="Matt" w:date="2014-08-26T12:56:00Z">
        <w:r>
          <w:rPr>
            <w:rFonts w:ascii="NimbusRomNo9L-Regu" w:hAnsi="NimbusRomNo9L-Regu" w:cs="NimbusRomNo9L-Regu"/>
            <w:sz w:val="20"/>
            <w:szCs w:val="20"/>
          </w:rPr>
          <w:t>Here are some additional resources:</w:t>
        </w:r>
      </w:ins>
    </w:p>
    <w:p w14:paraId="1A598B7E" w14:textId="77777777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356" w:author="Matt" w:date="2014-08-26T12:52:00Z"/>
          <w:rFonts w:ascii="NimbusRomNo9L-Regu" w:hAnsi="NimbusRomNo9L-Regu" w:cs="NimbusRomNo9L-Regu"/>
          <w:sz w:val="20"/>
          <w:szCs w:val="20"/>
        </w:rPr>
      </w:pPr>
    </w:p>
    <w:p w14:paraId="7849124C" w14:textId="5AF6B04E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357" w:author="Matt" w:date="2014-08-26T12:50:00Z"/>
          <w:rFonts w:ascii="NimbusRomNo9L-Regu" w:hAnsi="NimbusRomNo9L-Regu" w:cs="NimbusRomNo9L-Regu"/>
          <w:sz w:val="20"/>
          <w:szCs w:val="20"/>
        </w:rPr>
      </w:pPr>
      <w:ins w:id="358" w:author="Matt" w:date="2014-08-26T12:53:00Z">
        <w:r w:rsidRPr="00B06540">
          <w:rPr>
            <w:rFonts w:ascii="NimbusRomNo9L-Regu" w:hAnsi="NimbusRomNo9L-Regu" w:cs="NimbusRomNo9L-Regu"/>
            <w:bCs/>
            <w:sz w:val="20"/>
            <w:szCs w:val="20"/>
            <w:rPrChange w:id="359" w:author="Matt" w:date="2014-08-26T12:53:00Z">
              <w:rPr>
                <w:rFonts w:ascii="NimbusRomNo9L-Regu" w:hAnsi="NimbusRomNo9L-Regu" w:cs="NimbusRomNo9L-Regu"/>
                <w:b/>
                <w:bCs/>
                <w:sz w:val="20"/>
                <w:szCs w:val="20"/>
              </w:rPr>
            </w:rPrChange>
          </w:rPr>
          <w:t xml:space="preserve">From the Motley Fool: </w:t>
        </w:r>
      </w:ins>
      <w:ins w:id="360" w:author="Matt" w:date="2014-08-26T12:52:00Z">
        <w:r w:rsidRPr="00B06540">
          <w:rPr>
            <w:rFonts w:ascii="NimbusRomNo9L-Regu" w:hAnsi="NimbusRomNo9L-Regu" w:cs="NimbusRomNo9L-Regu"/>
            <w:b/>
            <w:bCs/>
            <w:sz w:val="20"/>
            <w:szCs w:val="20"/>
          </w:rPr>
          <w:t>Free cash flow</w:t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is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"http://wiki.fool.com/Cash"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cash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a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"http://wiki.fool.com/Company"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company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produces from its operations less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"http://wiki.fool.com/Cost"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cost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of expanding its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"http://wiki.fool.com/wiki/index.php?title=Asset_base&amp;action=edit&amp;redlink=1"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asset base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. It is essentially the money that the company could return to shareholders if the </w:t>
        </w:r>
        <w:r>
          <w:rPr>
            <w:rFonts w:ascii="NimbusRomNo9L-Regu" w:hAnsi="NimbusRomNo9L-Regu" w:cs="NimbusRomNo9L-Regu"/>
            <w:sz w:val="20"/>
            <w:szCs w:val="20"/>
          </w:rPr>
          <w:t>company was to grow no further.</w:t>
        </w:r>
      </w:ins>
    </w:p>
    <w:p w14:paraId="4E941850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361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2275884F" w14:textId="74BEA588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362" w:author="Matt" w:date="2014-08-26T12:50:00Z"/>
          <w:rFonts w:ascii="NimbusRomNo9L-Regu" w:hAnsi="NimbusRomNo9L-Regu" w:cs="NimbusRomNo9L-Regu"/>
          <w:sz w:val="20"/>
          <w:szCs w:val="20"/>
        </w:rPr>
      </w:pPr>
      <w:ins w:id="363" w:author="Matt" w:date="2014-08-26T12:50:00Z">
        <w:r>
          <w:rPr>
            <w:rFonts w:ascii="NimbusRomNo9L-Regu" w:hAnsi="NimbusRomNo9L-Regu" w:cs="NimbusRomNo9L-Regu"/>
            <w:sz w:val="20"/>
            <w:szCs w:val="20"/>
          </w:rPr>
          <w:t xml:space="preserve">From investopedia: </w:t>
        </w:r>
        <w:r w:rsidRPr="000750A6">
          <w:rPr>
            <w:rFonts w:ascii="NimbusRomNo9L-Regu" w:hAnsi="NimbusRomNo9L-Regu" w:cs="NimbusRomNo9L-Regu"/>
            <w:sz w:val="20"/>
            <w:szCs w:val="20"/>
          </w:rPr>
          <w:t>Free cash flow (FCF) represents the cash that a company is able to generate after laying out the money required to maintain or expand its asset base.</w:t>
        </w:r>
        <w:r w:rsidR="004F5C48">
          <w:rPr>
            <w:rFonts w:ascii="NimbusRomNo9L-Regu" w:hAnsi="NimbusRomNo9L-Regu" w:cs="NimbusRomNo9L-Regu"/>
            <w:sz w:val="20"/>
            <w:szCs w:val="20"/>
          </w:rPr>
          <w:t xml:space="preserve"> … </w:t>
        </w:r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Some believe that Wall Street focuses myopically on earnings while ignoring the "real" cash that a firm generates. Earnings can often be clouded by accounting gimmicks, but it's tougher to fake cash flow. For this reason, some investors believe that FCF gives a much clearer view of the ability to generate cash (and thus profits).</w:t>
        </w:r>
      </w:ins>
    </w:p>
    <w:p w14:paraId="11FB10F9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364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3ED3FAC3" w14:textId="39AC69B2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365" w:author="Matt" w:date="2014-08-26T12:48:00Z"/>
          <w:rFonts w:ascii="NimbusRomNo9L-Regu" w:hAnsi="NimbusRomNo9L-Regu" w:cs="NimbusRomNo9L-Regu"/>
          <w:sz w:val="20"/>
          <w:szCs w:val="20"/>
        </w:rPr>
      </w:pPr>
      <w:ins w:id="366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See </w:t>
        </w:r>
      </w:ins>
    </w:p>
    <w:p w14:paraId="6BBD93C9" w14:textId="72C9F8D0" w:rsidR="00196DEE" w:rsidRDefault="00333A7E" w:rsidP="00C46917">
      <w:pPr>
        <w:autoSpaceDE w:val="0"/>
        <w:autoSpaceDN w:val="0"/>
        <w:adjustRightInd w:val="0"/>
        <w:spacing w:after="0" w:line="240" w:lineRule="auto"/>
        <w:rPr>
          <w:ins w:id="367" w:author="Matt" w:date="2014-08-26T12:49:00Z"/>
          <w:rFonts w:ascii="NimbusRomNo9L-Regu" w:hAnsi="NimbusRomNo9L-Regu" w:cs="NimbusRomNo9L-Regu"/>
          <w:sz w:val="20"/>
          <w:szCs w:val="20"/>
        </w:rPr>
      </w:pPr>
      <w:ins w:id="368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>
          <w:rPr>
            <w:rFonts w:ascii="NimbusRomNo9L-Regu" w:hAnsi="NimbusRomNo9L-Regu" w:cs="NimbusRomNo9L-Regu"/>
            <w:sz w:val="20"/>
            <w:szCs w:val="20"/>
          </w:rPr>
          <w:instrText xml:space="preserve"> HYPERLINK "</w:instrText>
        </w:r>
      </w:ins>
      <w:ins w:id="369" w:author="Matt" w:date="2014-08-26T12:48:00Z">
        <w:r w:rsidRPr="00196DEE">
          <w:rPr>
            <w:rFonts w:ascii="NimbusRomNo9L-Regu" w:hAnsi="NimbusRomNo9L-Regu" w:cs="NimbusRomNo9L-Regu"/>
            <w:sz w:val="20"/>
            <w:szCs w:val="20"/>
          </w:rPr>
          <w:instrText>http://en.wikipedia.org/wiki/Free_cash_flow</w:instrText>
        </w:r>
      </w:ins>
      <w:ins w:id="370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instrText xml:space="preserve">" </w:instrText>
        </w:r>
        <w:r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</w:ins>
      <w:ins w:id="371" w:author="Matt" w:date="2014-08-26T12:48:00Z">
        <w:r w:rsidRPr="00EF3A72">
          <w:rPr>
            <w:rStyle w:val="Hyperlink"/>
            <w:rFonts w:ascii="NimbusRomNo9L-Regu" w:hAnsi="NimbusRomNo9L-Regu" w:cs="NimbusRomNo9L-Regu"/>
            <w:sz w:val="20"/>
            <w:szCs w:val="20"/>
          </w:rPr>
          <w:t>http://en.wikipedia.org/wiki/Free_cash_flow</w:t>
        </w:r>
      </w:ins>
      <w:ins w:id="372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end"/>
        </w:r>
      </w:ins>
    </w:p>
    <w:p w14:paraId="45F664F5" w14:textId="77777777" w:rsidR="00651F5C" w:rsidRDefault="00651F5C" w:rsidP="00651F5C">
      <w:pPr>
        <w:autoSpaceDE w:val="0"/>
        <w:autoSpaceDN w:val="0"/>
        <w:adjustRightInd w:val="0"/>
        <w:spacing w:after="0" w:line="240" w:lineRule="auto"/>
        <w:rPr>
          <w:ins w:id="373" w:author="Matt" w:date="2014-08-26T12:53:00Z"/>
          <w:rFonts w:ascii="NimbusRomNo9L-Regu" w:hAnsi="NimbusRomNo9L-Regu" w:cs="NimbusRomNo9L-Regu"/>
          <w:sz w:val="20"/>
          <w:szCs w:val="20"/>
        </w:rPr>
      </w:pPr>
      <w:ins w:id="374" w:author="Matt" w:date="2014-08-26T12:53:00Z">
        <w:r w:rsidRPr="000432DF">
          <w:rPr>
            <w:rFonts w:ascii="NimbusRomNo9L-Regu" w:hAnsi="NimbusRomNo9L-Regu" w:cs="NimbusRomNo9L-Regu"/>
            <w:sz w:val="20"/>
            <w:szCs w:val="20"/>
          </w:rPr>
          <w:t>http://wiki.fool.com/Free_cash_flow</w:t>
        </w:r>
      </w:ins>
    </w:p>
    <w:p w14:paraId="39971AE8" w14:textId="4991D293" w:rsidR="00333A7E" w:rsidRDefault="00333A7E" w:rsidP="00C46917">
      <w:pPr>
        <w:autoSpaceDE w:val="0"/>
        <w:autoSpaceDN w:val="0"/>
        <w:adjustRightInd w:val="0"/>
        <w:spacing w:after="0" w:line="240" w:lineRule="auto"/>
        <w:rPr>
          <w:ins w:id="375" w:author="Matt" w:date="2014-08-26T12:43:00Z"/>
          <w:rFonts w:ascii="NimbusRomNo9L-Regu" w:hAnsi="NimbusRomNo9L-Regu" w:cs="NimbusRomNo9L-Regu"/>
          <w:sz w:val="20"/>
          <w:szCs w:val="20"/>
        </w:rPr>
      </w:pPr>
      <w:ins w:id="376" w:author="Matt" w:date="2014-08-26T12:49:00Z">
        <w:r w:rsidRPr="00333A7E">
          <w:rPr>
            <w:rFonts w:ascii="NimbusRomNo9L-Regu" w:hAnsi="NimbusRomNo9L-Regu" w:cs="NimbusRomNo9L-Regu"/>
            <w:sz w:val="20"/>
            <w:szCs w:val="20"/>
          </w:rPr>
          <w:t>http://www.investopedia.com/terms/f/freecashflow.asp</w:t>
        </w:r>
      </w:ins>
    </w:p>
    <w:p w14:paraId="19F1C287" w14:textId="7D346102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br/>
      </w:r>
    </w:p>
    <w:p w14:paraId="6AC067B1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77" w:author="Matt" w:date="2014-08-26T13:0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They are making less profits?  That is true I think, but needs more explicit statement and better validation maybe….</w:t>
      </w:r>
    </w:p>
    <w:p w14:paraId="65968456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378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5A5FC576" w14:textId="3BA488B8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379" w:author="Matt" w:date="2014-08-26T13:06:00Z"/>
          <w:rFonts w:ascii="NimbusRomNo9L-Regu" w:hAnsi="NimbusRomNo9L-Regu" w:cs="NimbusRomNo9L-Regu"/>
          <w:sz w:val="20"/>
          <w:szCs w:val="20"/>
        </w:rPr>
      </w:pPr>
      <w:ins w:id="380" w:author="Matt" w:date="2014-08-26T13:06:00Z">
        <w:r>
          <w:rPr>
            <w:rFonts w:ascii="NimbusRomNo9L-Regu" w:hAnsi="NimbusRomNo9L-Regu" w:cs="NimbusRomNo9L-Regu"/>
            <w:sz w:val="20"/>
            <w:szCs w:val="20"/>
          </w:rPr>
          <w:t>Profit and free cash flow are different things, because of the way that capital investment is accounted. Nevertheless, I changed the text to read:</w:t>
        </w:r>
      </w:ins>
    </w:p>
    <w:p w14:paraId="5F0AC7EC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381" w:author="Matt" w:date="2014-08-26T13:07:00Z"/>
          <w:rFonts w:ascii="NimbusRomNo9L-Regu" w:hAnsi="NimbusRomNo9L-Regu" w:cs="NimbusRomNo9L-Regu"/>
          <w:sz w:val="20"/>
          <w:szCs w:val="20"/>
        </w:rPr>
      </w:pPr>
    </w:p>
    <w:p w14:paraId="5CF8038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2" w:author="Matt" w:date="2014-08-26T13:07:00Z"/>
          <w:rFonts w:ascii="NimbusRomNo9L-Regu" w:hAnsi="NimbusRomNo9L-Regu" w:cs="NimbusRomNo9L-Regu"/>
          <w:sz w:val="20"/>
          <w:szCs w:val="20"/>
        </w:rPr>
      </w:pPr>
      <w:ins w:id="38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challenges of energy substitutions are highlighted</w:t>
        </w:r>
      </w:ins>
    </w:p>
    <w:p w14:paraId="31AD36ED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4" w:author="Matt" w:date="2014-08-26T13:07:00Z"/>
          <w:rFonts w:ascii="NimbusRomNo9L-Regu" w:hAnsi="NimbusRomNo9L-Regu" w:cs="NimbusRomNo9L-Regu"/>
          <w:sz w:val="20"/>
          <w:szCs w:val="20"/>
        </w:rPr>
      </w:pPr>
      <w:ins w:id="38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when examining the financial situation of oil producers.</w:t>
        </w:r>
      </w:ins>
    </w:p>
    <w:p w14:paraId="5D2101DB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6" w:author="Matt" w:date="2014-08-26T13:07:00Z"/>
          <w:rFonts w:ascii="NimbusRomNo9L-Regu" w:hAnsi="NimbusRomNo9L-Regu" w:cs="NimbusRomNo9L-Regu"/>
          <w:sz w:val="20"/>
          <w:szCs w:val="20"/>
        </w:rPr>
      </w:pPr>
      <w:ins w:id="38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Figure~\ref{fig:oil_company_free_cash_flow} </w:t>
        </w:r>
      </w:ins>
    </w:p>
    <w:p w14:paraId="56510DA4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88" w:author="Matt" w:date="2014-08-26T13:07:00Z"/>
          <w:rFonts w:ascii="NimbusRomNo9L-Regu" w:hAnsi="NimbusRomNo9L-Regu" w:cs="NimbusRomNo9L-Regu"/>
          <w:sz w:val="20"/>
          <w:szCs w:val="20"/>
        </w:rPr>
      </w:pPr>
      <w:ins w:id="38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shows that despite the recent increase in oil production rate</w:t>
        </w:r>
      </w:ins>
    </w:p>
    <w:p w14:paraId="7E8539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90" w:author="Matt" w:date="2014-08-26T13:07:00Z"/>
          <w:rFonts w:ascii="NimbusRomNo9L-Regu" w:hAnsi="NimbusRomNo9L-Regu" w:cs="NimbusRomNo9L-Regu"/>
          <w:sz w:val="20"/>
          <w:szCs w:val="20"/>
        </w:rPr>
      </w:pPr>
      <w:ins w:id="39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and continued high prices, </w:t>
        </w:r>
      </w:ins>
    </w:p>
    <w:p w14:paraId="5802674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92" w:author="Matt" w:date="2014-08-26T13:07:00Z"/>
          <w:rFonts w:ascii="NimbusRomNo9L-Regu" w:hAnsi="NimbusRomNo9L-Regu" w:cs="NimbusRomNo9L-Regu"/>
          <w:sz w:val="20"/>
          <w:szCs w:val="20"/>
        </w:rPr>
      </w:pPr>
      <w:ins w:id="39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free cash flow%</w:t>
        </w:r>
      </w:ins>
    </w:p>
    <w:p w14:paraId="6F4203D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94" w:author="Matt" w:date="2014-08-26T13:07:00Z"/>
          <w:rFonts w:ascii="NimbusRomNo9L-Regu" w:hAnsi="NimbusRomNo9L-Regu" w:cs="NimbusRomNo9L-Regu"/>
          <w:sz w:val="20"/>
          <w:szCs w:val="20"/>
        </w:rPr>
      </w:pPr>
      <w:ins w:id="39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\footnote{</w:t>
        </w:r>
      </w:ins>
    </w:p>
    <w:p w14:paraId="529AF7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96" w:author="Matt" w:date="2014-08-26T13:07:00Z"/>
          <w:rFonts w:ascii="NimbusRomNo9L-Regu" w:hAnsi="NimbusRomNo9L-Regu" w:cs="NimbusRomNo9L-Regu"/>
          <w:sz w:val="20"/>
          <w:szCs w:val="20"/>
        </w:rPr>
      </w:pPr>
      <w:ins w:id="39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Free cash flow is defined as the cash produced by a firm's operations</w:t>
        </w:r>
      </w:ins>
    </w:p>
    <w:p w14:paraId="1E1C58E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398" w:author="Matt" w:date="2014-08-26T13:07:00Z"/>
          <w:rFonts w:ascii="NimbusRomNo9L-Regu" w:hAnsi="NimbusRomNo9L-Regu" w:cs="NimbusRomNo9L-Regu"/>
          <w:sz w:val="20"/>
          <w:szCs w:val="20"/>
        </w:rPr>
      </w:pPr>
      <w:ins w:id="39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less the cost of expanding its asset base.</w:t>
        </w:r>
      </w:ins>
    </w:p>
    <w:p w14:paraId="408C54F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00" w:author="Matt" w:date="2014-08-26T13:07:00Z"/>
          <w:rFonts w:ascii="NimbusRomNo9L-Regu" w:hAnsi="NimbusRomNo9L-Regu" w:cs="NimbusRomNo9L-Regu"/>
          <w:sz w:val="20"/>
          <w:szCs w:val="20"/>
        </w:rPr>
      </w:pPr>
      <w:ins w:id="40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}</w:t>
        </w:r>
      </w:ins>
    </w:p>
    <w:p w14:paraId="62A44B8A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02" w:author="Matt" w:date="2014-08-26T13:07:00Z"/>
          <w:rFonts w:ascii="NimbusRomNo9L-Regu" w:hAnsi="NimbusRomNo9L-Regu" w:cs="NimbusRomNo9L-Regu"/>
          <w:sz w:val="20"/>
          <w:szCs w:val="20"/>
        </w:rPr>
      </w:pPr>
      <w:ins w:id="40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of independent oil producers is negative.</w:t>
        </w:r>
      </w:ins>
    </w:p>
    <w:p w14:paraId="53F2D5BB" w14:textId="2264ADEA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04" w:author="Matt" w:date="2014-08-26T13:07:00Z"/>
          <w:rFonts w:ascii="NimbusRomNo9L-Regu" w:hAnsi="NimbusRomNo9L-Regu" w:cs="NimbusRomNo9L-Regu"/>
          <w:sz w:val="20"/>
          <w:szCs w:val="20"/>
        </w:rPr>
      </w:pPr>
      <w:ins w:id="40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This situation implies that capital investments are </w:t>
        </w:r>
        <w:r>
          <w:rPr>
            <w:rFonts w:ascii="NimbusRomNo9L-Regu" w:hAnsi="NimbusRomNo9L-Regu" w:cs="NimbusRomNo9L-Regu"/>
            <w:sz w:val="20"/>
            <w:szCs w:val="20"/>
          </w:rPr>
          <w:t>un</w:t>
        </w:r>
        <w:r w:rsidRPr="00D709FA">
          <w:rPr>
            <w:rFonts w:ascii="NimbusRomNo9L-Regu" w:hAnsi="NimbusRomNo9L-Regu" w:cs="NimbusRomNo9L-Regu"/>
            <w:sz w:val="20"/>
            <w:szCs w:val="20"/>
          </w:rPr>
          <w:t>productive.</w:t>
        </w:r>
      </w:ins>
    </w:p>
    <w:p w14:paraId="25FE56A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06" w:author="Matt" w:date="2014-08-26T13:07:00Z"/>
          <w:rFonts w:ascii="NimbusRomNo9L-Regu" w:hAnsi="NimbusRomNo9L-Regu" w:cs="NimbusRomNo9L-Regu"/>
          <w:sz w:val="20"/>
          <w:szCs w:val="20"/>
        </w:rPr>
      </w:pPr>
      <w:ins w:id="40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It remains to be seen how independent producers </w:t>
        </w:r>
      </w:ins>
    </w:p>
    <w:p w14:paraId="294F17D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08" w:author="Matt" w:date="2014-08-26T13:07:00Z"/>
          <w:rFonts w:ascii="NimbusRomNo9L-Regu" w:hAnsi="NimbusRomNo9L-Regu" w:cs="NimbusRomNo9L-Regu"/>
          <w:sz w:val="20"/>
          <w:szCs w:val="20"/>
        </w:rPr>
      </w:pPr>
      <w:ins w:id="40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can continue advancing the oil production rate (which implies capital investment)</w:t>
        </w:r>
      </w:ins>
    </w:p>
    <w:p w14:paraId="321DC878" w14:textId="5A525E68" w:rsid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10" w:author="Matt" w:date="2014-08-26T13:06:00Z"/>
          <w:rFonts w:ascii="NimbusRomNo9L-Regu" w:hAnsi="NimbusRomNo9L-Regu" w:cs="NimbusRomNo9L-Regu"/>
          <w:sz w:val="20"/>
          <w:szCs w:val="20"/>
        </w:rPr>
      </w:pPr>
      <w:ins w:id="41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while their free cash flow is negative.</w:t>
        </w:r>
      </w:ins>
    </w:p>
    <w:p w14:paraId="2727212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412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232E99A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56E968" w14:textId="77777777" w:rsidR="009E0FFC" w:rsidRDefault="009E0FFC" w:rsidP="00C46917">
      <w:pPr>
        <w:autoSpaceDE w:val="0"/>
        <w:autoSpaceDN w:val="0"/>
        <w:adjustRightInd w:val="0"/>
        <w:spacing w:after="0" w:line="240" w:lineRule="auto"/>
        <w:rPr>
          <w:ins w:id="413" w:author="Matt" w:date="2014-08-26T13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16  To first order,  replace with to a first approximation ….</w:t>
      </w:r>
    </w:p>
    <w:p w14:paraId="510748C7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414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1F7FD27C" w14:textId="78DE0BCD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415" w:author="Matt" w:date="2014-08-26T13:08:00Z"/>
          <w:rFonts w:ascii="NimbusRomNo9L-Regu" w:hAnsi="NimbusRomNo9L-Regu" w:cs="NimbusRomNo9L-Regu"/>
          <w:sz w:val="20"/>
          <w:szCs w:val="20"/>
        </w:rPr>
      </w:pPr>
      <w:ins w:id="416" w:author="Matt" w:date="2014-08-26T13:08:00Z">
        <w:r>
          <w:rPr>
            <w:rFonts w:ascii="NimbusRomNo9L-Regu" w:hAnsi="NimbusRomNo9L-Regu" w:cs="NimbusRomNo9L-Regu"/>
            <w:sz w:val="20"/>
            <w:szCs w:val="20"/>
          </w:rPr>
          <w:t>Done.</w:t>
        </w:r>
      </w:ins>
    </w:p>
    <w:p w14:paraId="66201BF9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417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05BAB0DF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B454182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17  Paradoxically, and contrasting with mainstream policy prescriptions, expansion of</w:t>
      </w:r>
    </w:p>
    <w:p w14:paraId="7AEEBC1D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 stock of capital in the economy can contribute to the ULTIMATE slowdown of economic</w:t>
      </w:r>
    </w:p>
    <w:p w14:paraId="33B3A4F7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ins w:id="418" w:author="Matt" w:date="2014-08-26T13:0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growth.</w:t>
      </w:r>
    </w:p>
    <w:p w14:paraId="4FD7B838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419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21C31848" w14:textId="46E3F21C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420" w:author="Matt" w:date="2014-08-26T13:10:00Z"/>
          <w:rFonts w:ascii="NimbusRomNo9L-Regu" w:hAnsi="NimbusRomNo9L-Regu" w:cs="NimbusRomNo9L-Regu"/>
          <w:sz w:val="20"/>
          <w:szCs w:val="20"/>
        </w:rPr>
      </w:pPr>
      <w:ins w:id="421" w:author="Matt" w:date="2014-08-26T13:09:00Z">
        <w:r>
          <w:rPr>
            <w:rFonts w:ascii="NimbusRomNo9L-Regu" w:hAnsi="NimbusRomNo9L-Regu" w:cs="NimbusRomNo9L-Regu"/>
            <w:sz w:val="20"/>
            <w:szCs w:val="20"/>
          </w:rPr>
          <w:t xml:space="preserve">Added the word </w:t>
        </w:r>
      </w:ins>
      <w:ins w:id="422" w:author="Matt" w:date="2014-08-26T13:10:00Z">
        <w:r>
          <w:rPr>
            <w:rFonts w:ascii="NimbusRomNo9L-Regu" w:hAnsi="NimbusRomNo9L-Regu" w:cs="NimbusRomNo9L-Regu"/>
            <w:sz w:val="20"/>
            <w:szCs w:val="20"/>
          </w:rPr>
          <w:t>“ultimate.”</w:t>
        </w:r>
      </w:ins>
    </w:p>
    <w:p w14:paraId="31CBFE54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423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54875720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DCC5819" w14:textId="77777777" w:rsidR="009E0FFC" w:rsidRDefault="002F10EC" w:rsidP="002F10EC">
      <w:pPr>
        <w:autoSpaceDE w:val="0"/>
        <w:autoSpaceDN w:val="0"/>
        <w:adjustRightInd w:val="0"/>
        <w:spacing w:after="0" w:line="240" w:lineRule="auto"/>
        <w:rPr>
          <w:ins w:id="424" w:author="Matt" w:date="2014-08-26T13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focused on increasing many material, energy, and financial flow rates in the economy. Set against the backdrop of Section 1.4, we see that consumption-driven policies are ine</w:t>
      </w:r>
      <w:r>
        <w:rPr>
          <w:rFonts w:ascii="rtxr" w:eastAsia="rtxr" w:hAnsi="NimbusRomNo9L-Regu" w:cs="rtxr" w:hint="eastAsia"/>
          <w:sz w:val="20"/>
          <w:szCs w:val="20"/>
        </w:rPr>
        <w:t>↵</w:t>
      </w:r>
      <w:r>
        <w:rPr>
          <w:rFonts w:ascii="NimbusRomNo9L-Regu" w:hAnsi="NimbusRomNo9L-Regu" w:cs="NimbusRomNo9L-Regu"/>
          <w:sz w:val="20"/>
          <w:szCs w:val="20"/>
        </w:rPr>
        <w:t>ective, because of biophysical limits that ULTIMATELY constrain the scale of the economy</w:t>
      </w:r>
    </w:p>
    <w:p w14:paraId="1D3CCC58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425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40781972" w14:textId="3347D7ED" w:rsidR="00EA4170" w:rsidRDefault="00235A71" w:rsidP="002F10EC">
      <w:pPr>
        <w:autoSpaceDE w:val="0"/>
        <w:autoSpaceDN w:val="0"/>
        <w:adjustRightInd w:val="0"/>
        <w:spacing w:after="0" w:line="240" w:lineRule="auto"/>
        <w:rPr>
          <w:ins w:id="426" w:author="Matt" w:date="2014-08-26T13:10:00Z"/>
          <w:rFonts w:ascii="NimbusRomNo9L-Regu" w:hAnsi="NimbusRomNo9L-Regu" w:cs="NimbusRomNo9L-Regu"/>
          <w:sz w:val="20"/>
          <w:szCs w:val="20"/>
        </w:rPr>
      </w:pPr>
      <w:ins w:id="427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5A74FD35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428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5522CF71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35C6BA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B9BDFA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short, the economic analyses that support consumption-driven policies are</w:t>
      </w:r>
    </w:p>
    <w:p w14:paraId="65E0FE96" w14:textId="77777777" w:rsidR="00C46917" w:rsidRDefault="002F10EC" w:rsidP="002F10EC">
      <w:pPr>
        <w:autoSpaceDE w:val="0"/>
        <w:autoSpaceDN w:val="0"/>
        <w:adjustRightInd w:val="0"/>
        <w:spacing w:after="0" w:line="240" w:lineRule="auto"/>
        <w:rPr>
          <w:ins w:id="429" w:author="Matt" w:date="2014-08-26T13:1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incomplete. Consumption-driven economic growth is ULTIMATELY unsustainable.   [For the time being we can and do just use more energy to exploit lower grade resources….] </w:t>
      </w:r>
    </w:p>
    <w:p w14:paraId="396D9312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430" w:author="Matt" w:date="2014-08-26T13:11:00Z"/>
          <w:rFonts w:ascii="NimbusRomNo9L-Regu" w:hAnsi="NimbusRomNo9L-Regu" w:cs="NimbusRomNo9L-Regu"/>
          <w:sz w:val="20"/>
          <w:szCs w:val="20"/>
        </w:rPr>
      </w:pPr>
    </w:p>
    <w:p w14:paraId="3BAFF9D3" w14:textId="69A92AD6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431" w:author="Matt" w:date="2014-08-26T13:11:00Z"/>
          <w:rFonts w:ascii="NimbusRomNo9L-Regu" w:hAnsi="NimbusRomNo9L-Regu" w:cs="NimbusRomNo9L-Regu"/>
          <w:sz w:val="20"/>
          <w:szCs w:val="20"/>
        </w:rPr>
      </w:pPr>
      <w:ins w:id="432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690FD6C9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3939B4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0B9DEDE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33" w:author="Matt" w:date="2014-08-26T13:32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Bottom half of page 17 kind of redundant  (could remove  sentence  above)</w:t>
      </w:r>
    </w:p>
    <w:p w14:paraId="0769FF06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34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08692AC0" w14:textId="1064B984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35" w:author="Matt" w:date="2014-08-26T13:32:00Z"/>
          <w:rFonts w:ascii="NimbusRomNo9L-Regu" w:hAnsi="NimbusRomNo9L-Regu" w:cs="NimbusRomNo9L-Regu"/>
          <w:sz w:val="20"/>
          <w:szCs w:val="20"/>
        </w:rPr>
      </w:pPr>
      <w:ins w:id="436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 xml:space="preserve">Looking at this again, I agree that it was redundant. I </w:t>
        </w:r>
      </w:ins>
      <w:ins w:id="437" w:author="Matt" w:date="2014-08-26T20:41:00Z">
        <w:r w:rsidR="00E543A0">
          <w:rPr>
            <w:rFonts w:ascii="NimbusRomNo9L-Regu" w:hAnsi="NimbusRomNo9L-Regu" w:cs="NimbusRomNo9L-Regu"/>
            <w:sz w:val="20"/>
            <w:szCs w:val="20"/>
          </w:rPr>
          <w:t>c</w:t>
        </w:r>
      </w:ins>
      <w:ins w:id="438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>leaned it up significantly. This section now reads (rather succinctly):</w:t>
        </w:r>
      </w:ins>
    </w:p>
    <w:p w14:paraId="0DD2CED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39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7D18ECA3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0" w:author="Matt" w:date="2014-08-26T13:32:00Z"/>
          <w:rFonts w:ascii="NimbusRomNo9L-Regu" w:hAnsi="NimbusRomNo9L-Regu" w:cs="NimbusRomNo9L-Regu"/>
          <w:sz w:val="20"/>
          <w:szCs w:val="20"/>
        </w:rPr>
      </w:pPr>
      <w:ins w:id="44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Section~\ref{sec:stall_capital_stock} above, </w:t>
        </w:r>
      </w:ins>
    </w:p>
    <w:p w14:paraId="403B11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2" w:author="Matt" w:date="2014-08-26T13:32:00Z"/>
          <w:rFonts w:ascii="NimbusRomNo9L-Regu" w:hAnsi="NimbusRomNo9L-Regu" w:cs="NimbusRomNo9L-Regu"/>
          <w:sz w:val="20"/>
          <w:szCs w:val="20"/>
        </w:rPr>
      </w:pPr>
      <w:ins w:id="44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noted that today's consumption-enhancing policies have the side-effect of</w:t>
        </w:r>
      </w:ins>
    </w:p>
    <w:p w14:paraId="352D08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4" w:author="Matt" w:date="2014-08-26T13:32:00Z"/>
          <w:rFonts w:ascii="NimbusRomNo9L-Regu" w:hAnsi="NimbusRomNo9L-Regu" w:cs="NimbusRomNo9L-Regu"/>
          <w:sz w:val="20"/>
          <w:szCs w:val="20"/>
        </w:rPr>
      </w:pPr>
      <w:ins w:id="44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increasing many material and energy flow rates into the economy.</w:t>
        </w:r>
      </w:ins>
    </w:p>
    <w:p w14:paraId="1B9F58D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6" w:author="Matt" w:date="2014-08-26T13:32:00Z"/>
          <w:rFonts w:ascii="NimbusRomNo9L-Regu" w:hAnsi="NimbusRomNo9L-Regu" w:cs="NimbusRomNo9L-Regu"/>
          <w:sz w:val="20"/>
          <w:szCs w:val="20"/>
        </w:rPr>
      </w:pPr>
      <w:ins w:id="44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Thus, today's policies also</w:t>
        </w:r>
      </w:ins>
    </w:p>
    <w:p w14:paraId="4B20670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48" w:author="Matt" w:date="2014-08-26T13:32:00Z"/>
          <w:rFonts w:ascii="NimbusRomNo9L-Regu" w:hAnsi="NimbusRomNo9L-Regu" w:cs="NimbusRomNo9L-Regu"/>
          <w:sz w:val="20"/>
          <w:szCs w:val="20"/>
        </w:rPr>
      </w:pPr>
      <w:ins w:id="44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hasten the day when we reach binding biophysical constraints</w:t>
        </w:r>
      </w:ins>
    </w:p>
    <w:p w14:paraId="351C79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0" w:author="Matt" w:date="2014-08-26T13:32:00Z"/>
          <w:rFonts w:ascii="NimbusRomNo9L-Regu" w:hAnsi="NimbusRomNo9L-Regu" w:cs="NimbusRomNo9L-Regu"/>
          <w:sz w:val="20"/>
          <w:szCs w:val="20"/>
        </w:rPr>
      </w:pPr>
      <w:ins w:id="45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due to resource depletion. </w:t>
        </w:r>
      </w:ins>
    </w:p>
    <w:p w14:paraId="207FC21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2" w:author="Matt" w:date="2014-08-26T13:32:00Z"/>
          <w:rFonts w:ascii="NimbusRomNo9L-Regu" w:hAnsi="NimbusRomNo9L-Regu" w:cs="NimbusRomNo9L-Regu"/>
          <w:sz w:val="20"/>
          <w:szCs w:val="20"/>
        </w:rPr>
      </w:pPr>
      <w:ins w:id="45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Unfortunately, biophysical limits </w:t>
        </w:r>
      </w:ins>
    </w:p>
    <w:p w14:paraId="6045992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4" w:author="Matt" w:date="2014-08-26T13:32:00Z"/>
          <w:rFonts w:ascii="NimbusRomNo9L-Regu" w:hAnsi="NimbusRomNo9L-Regu" w:cs="NimbusRomNo9L-Regu"/>
          <w:sz w:val="20"/>
          <w:szCs w:val="20"/>
        </w:rPr>
      </w:pPr>
      <w:ins w:id="45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are not included in the mainstream economic thinking and modeling</w:t>
        </w:r>
      </w:ins>
    </w:p>
    <w:p w14:paraId="2B6A1686" w14:textId="7607AF9D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6" w:author="Matt" w:date="2014-08-26T13:32:00Z"/>
          <w:rFonts w:ascii="NimbusRomNo9L-Regu" w:hAnsi="NimbusRomNo9L-Regu" w:cs="NimbusRomNo9L-Regu"/>
          <w:sz w:val="20"/>
          <w:szCs w:val="20"/>
        </w:rPr>
      </w:pPr>
      <w:ins w:id="45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that informs today's policy decisions.</w:t>
        </w:r>
      </w:ins>
    </w:p>
    <w:p w14:paraId="1FEEE64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58" w:author="Matt" w:date="2014-08-26T13:32:00Z"/>
          <w:rFonts w:ascii="NimbusRomNo9L-Regu" w:hAnsi="NimbusRomNo9L-Regu" w:cs="NimbusRomNo9L-Regu"/>
          <w:sz w:val="20"/>
          <w:szCs w:val="20"/>
        </w:rPr>
      </w:pPr>
      <w:ins w:id="45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Three factors, in combination, are vitally important </w:t>
        </w:r>
      </w:ins>
    </w:p>
    <w:p w14:paraId="2B05E6B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0" w:author="Matt" w:date="2014-08-26T13:32:00Z"/>
          <w:rFonts w:ascii="NimbusRomNo9L-Regu" w:hAnsi="NimbusRomNo9L-Regu" w:cs="NimbusRomNo9L-Regu"/>
          <w:sz w:val="20"/>
          <w:szCs w:val="20"/>
        </w:rPr>
      </w:pPr>
      <w:ins w:id="46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but nearly-always ignored: </w:t>
        </w:r>
      </w:ins>
    </w:p>
    <w:p w14:paraId="1C711D6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2" w:author="Matt" w:date="2014-08-26T13:32:00Z"/>
          <w:rFonts w:ascii="NimbusRomNo9L-Regu" w:hAnsi="NimbusRomNo9L-Regu" w:cs="NimbusRomNo9L-Regu"/>
          <w:sz w:val="20"/>
          <w:szCs w:val="20"/>
        </w:rPr>
      </w:pPr>
      <w:ins w:id="46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(1) the economy is tightly coupled to the biosphere, </w:t>
        </w:r>
      </w:ins>
    </w:p>
    <w:p w14:paraId="3A80C15E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4" w:author="Matt" w:date="2014-08-26T13:32:00Z"/>
          <w:rFonts w:ascii="NimbusRomNo9L-Regu" w:hAnsi="NimbusRomNo9L-Regu" w:cs="NimbusRomNo9L-Regu"/>
          <w:sz w:val="20"/>
          <w:szCs w:val="20"/>
        </w:rPr>
      </w:pPr>
      <w:ins w:id="46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(2) there are physical and technological limits </w:t>
        </w:r>
      </w:ins>
    </w:p>
    <w:p w14:paraId="788716A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6" w:author="Matt" w:date="2014-08-26T13:32:00Z"/>
          <w:rFonts w:ascii="NimbusRomNo9L-Regu" w:hAnsi="NimbusRomNo9L-Regu" w:cs="NimbusRomNo9L-Regu"/>
          <w:sz w:val="20"/>
          <w:szCs w:val="20"/>
        </w:rPr>
      </w:pPr>
      <w:ins w:id="46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 the rate at which materials and energy can be extracted </w:t>
        </w:r>
      </w:ins>
    </w:p>
    <w:p w14:paraId="717CE6E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68" w:author="Matt" w:date="2014-08-26T13:32:00Z"/>
          <w:rFonts w:ascii="NimbusRomNo9L-Regu" w:hAnsi="NimbusRomNo9L-Regu" w:cs="NimbusRomNo9L-Regu"/>
          <w:sz w:val="20"/>
          <w:szCs w:val="20"/>
        </w:rPr>
      </w:pPr>
      <w:ins w:id="46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from the biosphere, and </w:t>
        </w:r>
      </w:ins>
    </w:p>
    <w:p w14:paraId="5FB2E47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70" w:author="Matt" w:date="2014-08-26T13:32:00Z"/>
          <w:rFonts w:ascii="NimbusRomNo9L-Regu" w:hAnsi="NimbusRomNo9L-Regu" w:cs="NimbusRomNo9L-Regu"/>
          <w:sz w:val="20"/>
          <w:szCs w:val="20"/>
        </w:rPr>
      </w:pPr>
      <w:ins w:id="47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(3) today's emplacement of capital locks in</w:t>
        </w:r>
      </w:ins>
    </w:p>
    <w:p w14:paraId="6CF46EA4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72" w:author="Matt" w:date="2014-08-26T13:32:00Z"/>
          <w:rFonts w:ascii="NimbusRomNo9L-Regu" w:hAnsi="NimbusRomNo9L-Regu" w:cs="NimbusRomNo9L-Regu"/>
          <w:sz w:val="20"/>
          <w:szCs w:val="20"/>
        </w:rPr>
      </w:pPr>
      <w:ins w:id="47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tomorrow's material and energy demands </w:t>
        </w:r>
      </w:ins>
    </w:p>
    <w:p w14:paraId="7845849B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74" w:author="Matt" w:date="2014-08-26T13:32:00Z"/>
          <w:rFonts w:ascii="NimbusRomNo9L-Regu" w:hAnsi="NimbusRomNo9L-Regu" w:cs="NimbusRomNo9L-Regu"/>
          <w:sz w:val="20"/>
          <w:szCs w:val="20"/>
        </w:rPr>
      </w:pPr>
      <w:ins w:id="47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>for both operation and maintenance of that capital.</w:t>
        </w:r>
      </w:ins>
    </w:p>
    <w:p w14:paraId="1DFD386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76" w:author="Matt" w:date="2014-08-26T13:32:00Z"/>
          <w:rFonts w:ascii="NimbusRomNo9L-Regu" w:hAnsi="NimbusRomNo9L-Regu" w:cs="NimbusRomNo9L-Regu"/>
          <w:sz w:val="20"/>
          <w:szCs w:val="20"/>
        </w:rPr>
      </w:pPr>
      <w:ins w:id="47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Set against the backdrop of Section~\ref{sec:exogenous_factors},</w:t>
        </w:r>
      </w:ins>
    </w:p>
    <w:p w14:paraId="1669984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78" w:author="Matt" w:date="2014-08-26T13:32:00Z"/>
          <w:rFonts w:ascii="NimbusRomNo9L-Regu" w:hAnsi="NimbusRomNo9L-Regu" w:cs="NimbusRomNo9L-Regu"/>
          <w:sz w:val="20"/>
          <w:szCs w:val="20"/>
        </w:rPr>
      </w:pPr>
      <w:ins w:id="47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see that consumption-enhancing policies are ineffective,</w:t>
        </w:r>
      </w:ins>
    </w:p>
    <w:p w14:paraId="6C03422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80" w:author="Matt" w:date="2014-08-26T13:32:00Z"/>
          <w:rFonts w:ascii="NimbusRomNo9L-Regu" w:hAnsi="NimbusRomNo9L-Regu" w:cs="NimbusRomNo9L-Regu"/>
          <w:sz w:val="20"/>
          <w:szCs w:val="20"/>
        </w:rPr>
      </w:pPr>
      <w:ins w:id="48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because of the biophysical limits that ultimately constrain the scale of the economy. </w:t>
        </w:r>
      </w:ins>
    </w:p>
    <w:p w14:paraId="540E40D0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82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1D959A2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83" w:author="Matt" w:date="2014-08-26T13:32:00Z"/>
          <w:rFonts w:ascii="NimbusRomNo9L-Regu" w:hAnsi="NimbusRomNo9L-Regu" w:cs="NimbusRomNo9L-Regu"/>
          <w:sz w:val="20"/>
          <w:szCs w:val="20"/>
        </w:rPr>
      </w:pPr>
      <w:ins w:id="48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short, the economic analyses that support </w:t>
        </w:r>
      </w:ins>
    </w:p>
    <w:p w14:paraId="4A506F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85" w:author="Matt" w:date="2014-08-26T13:32:00Z"/>
          <w:rFonts w:ascii="NimbusRomNo9L-Regu" w:hAnsi="NimbusRomNo9L-Regu" w:cs="NimbusRomNo9L-Regu"/>
          <w:sz w:val="20"/>
          <w:szCs w:val="20"/>
        </w:rPr>
      </w:pPr>
      <w:ins w:id="48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policies are incomplete.</w:t>
        </w:r>
      </w:ins>
    </w:p>
    <w:p w14:paraId="0AC5C43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487" w:author="Matt" w:date="2014-08-26T13:32:00Z"/>
          <w:rFonts w:ascii="NimbusRomNo9L-Regu" w:hAnsi="NimbusRomNo9L-Regu" w:cs="NimbusRomNo9L-Regu"/>
          <w:sz w:val="20"/>
          <w:szCs w:val="20"/>
        </w:rPr>
      </w:pPr>
      <w:ins w:id="48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economic growth is ultimately unsustainable.</w:t>
        </w:r>
      </w:ins>
    </w:p>
    <w:p w14:paraId="37D858E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89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599C99D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5A7DB32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390B9E6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18  This is the end of an era. In mature economies, consumption-enhancing economic</w:t>
      </w:r>
    </w:p>
    <w:p w14:paraId="323870E4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policies can no longer guarantee growth of living standards and well-being. But, the</w:t>
      </w:r>
    </w:p>
    <w:p w14:paraId="3A4FA77B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90" w:author="Matt" w:date="2014-08-26T13:3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mainstream is blind to what should be done instead. This has to change!  &lt;&lt;I WOULD REMOVE AS IS redundant with next nsection. </w:t>
      </w:r>
    </w:p>
    <w:p w14:paraId="6528344F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491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526B94D6" w14:textId="00EF2875" w:rsidR="00FE7A41" w:rsidRDefault="00145BAC" w:rsidP="002F10EC">
      <w:pPr>
        <w:autoSpaceDE w:val="0"/>
        <w:autoSpaceDN w:val="0"/>
        <w:adjustRightInd w:val="0"/>
        <w:spacing w:after="0" w:line="240" w:lineRule="auto"/>
        <w:rPr>
          <w:ins w:id="492" w:author="Matt" w:date="2014-08-26T13:35:00Z"/>
          <w:rFonts w:ascii="NimbusRomNo9L-Regu" w:hAnsi="NimbusRomNo9L-Regu" w:cs="NimbusRomNo9L-Regu"/>
          <w:sz w:val="20"/>
          <w:szCs w:val="20"/>
        </w:rPr>
      </w:pPr>
      <w:ins w:id="493" w:author="Matt" w:date="2014-08-26T19:54:00Z">
        <w:r>
          <w:rPr>
            <w:rFonts w:ascii="NimbusRomNo9L-Regu" w:hAnsi="NimbusRomNo9L-Regu" w:cs="NimbusRomNo9L-Regu"/>
            <w:sz w:val="20"/>
            <w:szCs w:val="20"/>
          </w:rPr>
          <w:t>R</w:t>
        </w:r>
      </w:ins>
      <w:ins w:id="494" w:author="Matt" w:date="2014-08-26T13:34:00Z">
        <w:r w:rsidR="00FE7A41">
          <w:rPr>
            <w:rFonts w:ascii="NimbusRomNo9L-Regu" w:hAnsi="NimbusRomNo9L-Regu" w:cs="NimbusRomNo9L-Regu"/>
            <w:sz w:val="20"/>
            <w:szCs w:val="20"/>
          </w:rPr>
          <w:t>emoved “This has to change!</w:t>
        </w:r>
      </w:ins>
      <w:ins w:id="495" w:author="Matt" w:date="2014-08-26T13:35:00Z">
        <w:r w:rsidR="00FE7A41"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7C1869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496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0439C34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CD8EC8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8F7D961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97" w:author="Matt" w:date="2014-08-26T13:3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Markets are,  AT LEAST IN ECONOMIC THEORY,extremely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cient allocators of resources.</w:t>
      </w:r>
    </w:p>
    <w:p w14:paraId="360C782F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498" w:author="Matt" w:date="2014-08-26T13:36:00Z"/>
          <w:rFonts w:ascii="NimbusRomNo9L-Regu" w:hAnsi="NimbusRomNo9L-Regu" w:cs="NimbusRomNo9L-Regu"/>
          <w:sz w:val="20"/>
          <w:szCs w:val="20"/>
        </w:rPr>
      </w:pPr>
    </w:p>
    <w:p w14:paraId="176B8250" w14:textId="76AF8D33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499" w:author="Matt" w:date="2014-08-26T13:36:00Z"/>
          <w:rFonts w:ascii="NimbusRomNo9L-Regu" w:hAnsi="NimbusRomNo9L-Regu" w:cs="NimbusRomNo9L-Regu"/>
          <w:sz w:val="20"/>
          <w:szCs w:val="20"/>
        </w:rPr>
      </w:pPr>
      <w:ins w:id="500" w:author="Matt" w:date="2014-08-26T13:36:00Z">
        <w:r>
          <w:rPr>
            <w:rFonts w:ascii="NimbusRomNo9L-Regu" w:hAnsi="NimbusRomNo9L-Regu" w:cs="NimbusRomNo9L-Regu"/>
            <w:sz w:val="20"/>
            <w:szCs w:val="20"/>
          </w:rPr>
          <w:t>Added “at least in economic theory.”</w:t>
        </w:r>
      </w:ins>
    </w:p>
    <w:p w14:paraId="7CB64510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675B3740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1638A5C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*** reference here about higher average fuel economy of autos in the US. ****</w:t>
      </w:r>
    </w:p>
    <w:p w14:paraId="52BFCBC7" w14:textId="77777777" w:rsidR="002F10EC" w:rsidRDefault="007F1C0D" w:rsidP="002F10EC">
      <w:pPr>
        <w:autoSpaceDE w:val="0"/>
        <w:autoSpaceDN w:val="0"/>
        <w:adjustRightInd w:val="0"/>
        <w:spacing w:after="0" w:line="240" w:lineRule="auto"/>
      </w:pPr>
      <w:r>
        <w:t>PN 18-19   Seems like if we need to add in stocks but the market etc are incapable of putting a value on them then why are we sayin g we ust do it?  Just a little ironic…</w:t>
      </w:r>
    </w:p>
    <w:p w14:paraId="22F981C3" w14:textId="77777777" w:rsidR="007F1C0D" w:rsidRDefault="007F1C0D" w:rsidP="002F10EC">
      <w:pPr>
        <w:autoSpaceDE w:val="0"/>
        <w:autoSpaceDN w:val="0"/>
        <w:adjustRightInd w:val="0"/>
        <w:spacing w:after="0" w:line="240" w:lineRule="auto"/>
        <w:rPr>
          <w:ins w:id="501" w:author="Matt" w:date="2014-08-26T19:55:00Z"/>
        </w:rPr>
      </w:pPr>
    </w:p>
    <w:p w14:paraId="7E07DF96" w14:textId="0287A4D8" w:rsidR="00747017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502" w:author="Matt" w:date="2014-08-26T16:26:00Z"/>
          <w:rFonts w:ascii="Times New Roman" w:hAnsi="Times New Roman" w:cs="Times New Roman"/>
          <w:sz w:val="24"/>
          <w:szCs w:val="24"/>
          <w:rPrChange w:id="503" w:author="Matt" w:date="2014-08-26T19:55:00Z">
            <w:rPr>
              <w:ins w:id="504" w:author="Matt" w:date="2014-08-26T16:26:00Z"/>
            </w:rPr>
          </w:rPrChange>
        </w:rPr>
      </w:pPr>
      <w:ins w:id="505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2D2C8A5E" w14:textId="23A25518" w:rsidR="006918AF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506" w:author="Matt" w:date="2014-08-26T19:55:00Z"/>
          <w:b/>
          <w:sz w:val="32"/>
          <w:rPrChange w:id="507" w:author="Matt" w:date="2014-08-26T19:55:00Z">
            <w:rPr>
              <w:ins w:id="508" w:author="Matt" w:date="2014-08-26T19:55:00Z"/>
            </w:rPr>
          </w:rPrChange>
        </w:rPr>
      </w:pPr>
      <w:ins w:id="509" w:author="Matt" w:date="2014-08-26T19:55:00Z">
        <w:r w:rsidRPr="00747017">
          <w:rPr>
            <w:b/>
            <w:sz w:val="32"/>
            <w:rPrChange w:id="510" w:author="Matt" w:date="2014-08-26T19:55:00Z">
              <w:rPr/>
            </w:rPrChange>
          </w:rPr>
          <w:t xml:space="preserve">At this point, not sure how to respond. The authors request </w:t>
        </w:r>
      </w:ins>
      <w:ins w:id="511" w:author="Matt" w:date="2014-08-26T16:38:00Z">
        <w:r w:rsidR="006918AF" w:rsidRPr="00747017">
          <w:rPr>
            <w:b/>
            <w:sz w:val="32"/>
            <w:rPrChange w:id="512" w:author="Matt" w:date="2014-08-26T19:55:00Z">
              <w:rPr/>
            </w:rPrChange>
          </w:rPr>
          <w:t>clarification</w:t>
        </w:r>
      </w:ins>
      <w:ins w:id="513" w:author="Matt" w:date="2014-08-26T20:41:00Z">
        <w:r w:rsidR="00B15DBF">
          <w:rPr>
            <w:b/>
            <w:sz w:val="32"/>
          </w:rPr>
          <w:t xml:space="preserve"> on the above comments</w:t>
        </w:r>
      </w:ins>
      <w:ins w:id="514" w:author="Matt" w:date="2014-08-26T19:55:00Z">
        <w:r w:rsidRPr="00747017">
          <w:rPr>
            <w:b/>
            <w:sz w:val="32"/>
            <w:rPrChange w:id="515" w:author="Matt" w:date="2014-08-26T19:55:00Z">
              <w:rPr/>
            </w:rPrChange>
          </w:rPr>
          <w:t>.</w:t>
        </w:r>
      </w:ins>
    </w:p>
    <w:p w14:paraId="04784D8F" w14:textId="54AA98BB" w:rsidR="00E40325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516" w:author="Matt" w:date="2014-08-26T13:52:00Z"/>
          <w:rFonts w:ascii="Times New Roman" w:hAnsi="Times New Roman" w:cs="Times New Roman"/>
          <w:sz w:val="24"/>
          <w:szCs w:val="24"/>
          <w:rPrChange w:id="517" w:author="Matt" w:date="2014-08-26T19:55:00Z">
            <w:rPr>
              <w:ins w:id="518" w:author="Matt" w:date="2014-08-26T13:52:00Z"/>
            </w:rPr>
          </w:rPrChange>
        </w:rPr>
      </w:pPr>
      <w:ins w:id="519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6440FF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  <w:rPr>
          <w:ins w:id="520" w:author="Matt" w:date="2014-08-26T13:52:00Z"/>
        </w:rPr>
      </w:pPr>
    </w:p>
    <w:p w14:paraId="4C242B6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</w:pPr>
    </w:p>
    <w:p w14:paraId="58F3E1F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t xml:space="preserve">Wordy:  </w:t>
      </w:r>
      <w:r>
        <w:rPr>
          <w:rFonts w:ascii="NimbusRomNo9L-Regu" w:hAnsi="NimbusRomNo9L-Regu" w:cs="NimbusRomNo9L-Regu"/>
          <w:sz w:val="20"/>
          <w:szCs w:val="20"/>
        </w:rPr>
        <w:t>Because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predicated upon correct and complete</w:t>
      </w:r>
    </w:p>
    <w:p w14:paraId="1F30AF8D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information being available to market participants, today’s markets are a poor choice</w:t>
      </w:r>
    </w:p>
    <w:p w14:paraId="29CB808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7F0D84E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p w14:paraId="44B0093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305ECD3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3FF373F9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79B4EBC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</w:t>
      </w:r>
    </w:p>
    <w:p w14:paraId="2CC50BD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E6481A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0CE2315" w14:textId="77777777" w:rsidR="00AE1FDC" w:rsidRDefault="007F1C0D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??Change to:   </w:t>
      </w:r>
      <w:bookmarkStart w:id="521" w:name="OLE_LINK18"/>
      <w:bookmarkStart w:id="522" w:name="OLE_LINK19"/>
      <w:r w:rsidR="00AE1FDC"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 w:rsidR="00AE1FDC">
        <w:rPr>
          <w:rFonts w:ascii="rtxr" w:eastAsia="rtxr" w:hAnsi="NimbusRomNo9L-Regu" w:cs="rtxr"/>
          <w:sz w:val="20"/>
          <w:szCs w:val="20"/>
        </w:rPr>
        <w:t>ffi</w:t>
      </w:r>
      <w:r w:rsidR="00AE1FDC"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4F24A070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4B2BD149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6B08CD3C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 Thus  today’s markets are a poor choice 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4BB670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bookmarkEnd w:id="521"/>
    <w:bookmarkEnd w:id="522"/>
    <w:p w14:paraId="310038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ins w:id="523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5A66634C" w14:textId="2EC8BCF2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ins w:id="524" w:author="Matt" w:date="2014-08-26T13:45:00Z"/>
          <w:rFonts w:ascii="NimbusRomNo9L-Regu" w:hAnsi="NimbusRomNo9L-Regu" w:cs="NimbusRomNo9L-Regu"/>
          <w:sz w:val="20"/>
          <w:szCs w:val="20"/>
        </w:rPr>
      </w:pPr>
      <w:ins w:id="525" w:author="Matt" w:date="2014-08-26T13:43:00Z">
        <w:r>
          <w:rPr>
            <w:rFonts w:ascii="NimbusRomNo9L-Regu" w:hAnsi="NimbusRomNo9L-Regu" w:cs="NimbusRomNo9L-Regu"/>
            <w:sz w:val="20"/>
            <w:szCs w:val="20"/>
          </w:rPr>
          <w:t xml:space="preserve">Your suggested change is an improvement. The only thing that was lost was the </w:t>
        </w:r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note that allocative efficiency is predicated on complete and correct </w:t>
        </w:r>
      </w:ins>
      <w:ins w:id="526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information</w:t>
        </w:r>
      </w:ins>
      <w:ins w:id="527" w:author="Matt" w:date="2014-08-26T13:43:00Z"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28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available to market participants.</w:t>
        </w:r>
        <w:r w:rsidR="00C96CA8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29" w:author="Matt" w:date="2014-08-26T13:45:00Z">
        <w:r w:rsidR="006250B9">
          <w:rPr>
            <w:rFonts w:ascii="NimbusRomNo9L-Regu" w:hAnsi="NimbusRomNo9L-Regu" w:cs="NimbusRomNo9L-Regu"/>
            <w:sz w:val="20"/>
            <w:szCs w:val="20"/>
          </w:rPr>
          <w:t>I think that is a key point, so I kept it in. This section now reads:</w:t>
        </w:r>
      </w:ins>
    </w:p>
    <w:p w14:paraId="098E2FB4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30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66055E5D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31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376B0264" w14:textId="5364126F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32" w:author="Matt" w:date="2014-08-26T13:45:00Z"/>
          <w:rFonts w:ascii="NimbusRomNo9L-Regu" w:hAnsi="NimbusRomNo9L-Regu" w:cs="NimbusRomNo9L-Regu"/>
          <w:sz w:val="20"/>
          <w:szCs w:val="20"/>
        </w:rPr>
      </w:pPr>
      <w:ins w:id="53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However, the market's price mechanism may not be enough.</w:t>
        </w:r>
      </w:ins>
      <w:ins w:id="53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We showed in Section~\ref{sec:energy-economy_coupling}</w:t>
        </w:r>
      </w:ins>
      <w:ins w:id="53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that the physical importance of scarce and difficult-to-substitute resources (e.g., oil) far exceeds cost share in the economy,</w:t>
        </w:r>
      </w:ins>
      <w:ins w:id="53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3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suggesting that prices alone cannot provide comprehensive</w:t>
        </w:r>
      </w:ins>
      <w:ins w:id="54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4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signals of importance to producers and consumers.</w:t>
        </w:r>
      </w:ins>
      <w:ins w:id="54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4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Consequently, producers and consumers participate </w:t>
        </w:r>
      </w:ins>
    </w:p>
    <w:p w14:paraId="1FA733CC" w14:textId="0937B214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44" w:author="Matt" w:date="2014-08-26T13:45:00Z"/>
          <w:rFonts w:ascii="NimbusRomNo9L-Regu" w:hAnsi="NimbusRomNo9L-Regu" w:cs="NimbusRomNo9L-Regu"/>
          <w:sz w:val="20"/>
          <w:szCs w:val="20"/>
        </w:rPr>
      </w:pPr>
      <w:ins w:id="54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market with incomplete information.</w:t>
        </w:r>
      </w:ins>
      <w:ins w:id="54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4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This is a big problem, because the allocative efficiency of markets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is predicated upon</w:t>
        </w:r>
      </w:ins>
      <w:ins w:id="54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4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correct and complete information being available to market participants.</w:t>
        </w:r>
      </w:ins>
    </w:p>
    <w:p w14:paraId="6C7ADC65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50" w:author="Matt" w:date="2014-08-26T13:45:00Z"/>
          <w:rFonts w:ascii="NimbusRomNo9L-Regu" w:hAnsi="NimbusRomNo9L-Regu" w:cs="NimbusRomNo9L-Regu"/>
          <w:sz w:val="20"/>
          <w:szCs w:val="20"/>
        </w:rPr>
      </w:pPr>
      <w:ins w:id="55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ab/>
        </w:r>
      </w:ins>
    </w:p>
    <w:p w14:paraId="7A3CFA09" w14:textId="0F81C131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52" w:author="Matt" w:date="2014-08-26T13:45:00Z"/>
          <w:rFonts w:ascii="NimbusRomNo9L-Regu" w:hAnsi="NimbusRomNo9L-Regu" w:cs="NimbusRomNo9L-Regu"/>
          <w:sz w:val="20"/>
          <w:szCs w:val="20"/>
        </w:rPr>
      </w:pPr>
      <w:ins w:id="55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Furthermor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e, a good must be owned before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it can be sold.</w:t>
        </w:r>
      </w:ins>
      <w:ins w:id="55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5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Thus, prices cannot be set and market value cannot be determined</w:t>
        </w:r>
      </w:ins>
      <w:ins w:id="55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5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for goods that are not considered ``property,'' such as clean water, clean air, and other ``ecosystem services.''</w:t>
        </w:r>
      </w:ins>
      <w:ins w:id="55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5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addition, today's markets are simply incapable of deciding</w:t>
        </w:r>
      </w:ins>
      <w:ins w:id="56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6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important issues such as the optimal scale (size) of the economy</w:t>
        </w:r>
      </w:ins>
      <w:ins w:id="56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6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relative to the biosphere. (See Section~\ref{sec:metabolic_scale}.)</w:t>
        </w:r>
      </w:ins>
    </w:p>
    <w:p w14:paraId="10511F90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64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51DB45E1" w14:textId="4B7C9515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65" w:author="Matt" w:date="2014-08-26T13:45:00Z"/>
          <w:rFonts w:ascii="NimbusRomNo9L-Regu" w:hAnsi="NimbusRomNo9L-Regu" w:cs="NimbusRomNo9L-Regu"/>
          <w:sz w:val="20"/>
          <w:szCs w:val="20"/>
        </w:rPr>
      </w:pPr>
      <w:ins w:id="56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age of resource depletion, the allocative efficiency of markets is attractive.</w:t>
        </w:r>
      </w:ins>
      <w:ins w:id="56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6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Indeed, life would be better if the markets could shift supply and demand away from</w:t>
        </w:r>
      </w:ins>
      <w:ins w:id="56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7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binding biophysical constraints when they are encountered. But, lack of information</w:t>
        </w:r>
      </w:ins>
      <w:ins w:id="57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7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today’s markets leads us to argue that they are not up to the task. </w:t>
        </w:r>
      </w:ins>
      <w:ins w:id="57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>T</w:t>
        </w:r>
      </w:ins>
      <w:ins w:id="57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oday’s markets are a poor choice for allocative decisions about scarce and difficult-to-substitute resources (such as oil)</w:t>
        </w:r>
      </w:ins>
      <w:ins w:id="575" w:author="Matt" w:date="2014-08-26T13:47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7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or non-property goods (such as clean air, clean water, and other ecosystem services).</w:t>
        </w:r>
      </w:ins>
    </w:p>
    <w:p w14:paraId="7701F671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77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21583308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78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4FAA75A0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79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24FC3D38" w14:textId="77777777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07DEB58" w14:textId="77777777" w:rsidR="007F1C0D" w:rsidRDefault="00AE1FDC" w:rsidP="007F1C0D">
      <w:pPr>
        <w:autoSpaceDE w:val="0"/>
        <w:autoSpaceDN w:val="0"/>
        <w:adjustRightInd w:val="0"/>
        <w:spacing w:after="0" w:line="240" w:lineRule="auto"/>
      </w:pPr>
      <w:r>
        <w:t>Second paragraph  is good…..</w:t>
      </w:r>
    </w:p>
    <w:p w14:paraId="29BA80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580" w:author="Matt" w:date="2014-08-26T13:52:00Z"/>
        </w:rPr>
      </w:pPr>
    </w:p>
    <w:p w14:paraId="7E99E88C" w14:textId="3B453382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581" w:author="Matt" w:date="2014-08-26T13:52:00Z"/>
        </w:rPr>
      </w:pPr>
      <w:ins w:id="582" w:author="Matt" w:date="2014-08-26T13:52:00Z">
        <w:r>
          <w:t>Thanks!</w:t>
        </w:r>
      </w:ins>
    </w:p>
    <w:p w14:paraId="717B43A9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583" w:author="Matt" w:date="2014-08-26T13:52:00Z"/>
        </w:rPr>
      </w:pPr>
    </w:p>
    <w:p w14:paraId="20DF8D87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</w:pPr>
    </w:p>
    <w:p w14:paraId="72DA3656" w14:textId="68D5D64B" w:rsidR="00AE1FDC" w:rsidRDefault="00AE1FDC" w:rsidP="007F1C0D">
      <w:pPr>
        <w:autoSpaceDE w:val="0"/>
        <w:autoSpaceDN w:val="0"/>
        <w:adjustRightInd w:val="0"/>
        <w:spacing w:after="0" w:line="240" w:lineRule="auto"/>
      </w:pPr>
      <w:r>
        <w:t>Final paragraphs are good but unlikely to be implemented….</w:t>
      </w:r>
    </w:p>
    <w:p w14:paraId="38636BF1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584" w:author="Matt" w:date="2014-08-26T12:21:00Z"/>
        </w:rPr>
      </w:pPr>
    </w:p>
    <w:p w14:paraId="383F13B4" w14:textId="66B70829" w:rsidR="003B54F3" w:rsidRDefault="00C00DD3" w:rsidP="007F1C0D">
      <w:pPr>
        <w:autoSpaceDE w:val="0"/>
        <w:autoSpaceDN w:val="0"/>
        <w:adjustRightInd w:val="0"/>
        <w:spacing w:after="0" w:line="240" w:lineRule="auto"/>
        <w:rPr>
          <w:ins w:id="585" w:author="Matt" w:date="2014-08-26T12:21:00Z"/>
        </w:rPr>
      </w:pPr>
      <w:ins w:id="586" w:author="Matt" w:date="2014-08-26T13:52:00Z">
        <w:r>
          <w:t>Thanks.</w:t>
        </w:r>
      </w:ins>
    </w:p>
    <w:p w14:paraId="66E3ACE4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DDA32D0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6DC26DD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63B6723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87" w:author="Matt" w:date="2014-08-26T13:52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I gave it another quick read and liked it a lot.  </w:t>
      </w:r>
    </w:p>
    <w:p w14:paraId="16C10CF3" w14:textId="77777777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88" w:author="Matt" w:date="2014-08-26T13:52:00Z"/>
          <w:rFonts w:ascii="Helvetica" w:hAnsi="Helvetica" w:cs="Helvetica"/>
          <w:sz w:val="24"/>
          <w:szCs w:val="24"/>
        </w:rPr>
      </w:pPr>
    </w:p>
    <w:p w14:paraId="071A8A04" w14:textId="202D76B9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89" w:author="Matt" w:date="2014-08-26T19:56:00Z"/>
          <w:rFonts w:ascii="Helvetica" w:hAnsi="Helvetica" w:cs="Helvetica"/>
          <w:sz w:val="24"/>
          <w:szCs w:val="24"/>
        </w:rPr>
      </w:pPr>
      <w:ins w:id="590" w:author="Matt" w:date="2014-08-26T13:52:00Z">
        <w:r>
          <w:rPr>
            <w:rFonts w:ascii="Helvetica" w:hAnsi="Helvetica" w:cs="Helvetica"/>
            <w:sz w:val="24"/>
            <w:szCs w:val="24"/>
          </w:rPr>
          <w:t>Good!</w:t>
        </w:r>
      </w:ins>
    </w:p>
    <w:p w14:paraId="6E9A3478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91" w:author="Matt" w:date="2014-08-26T19:56:00Z"/>
          <w:rFonts w:ascii="Helvetica" w:hAnsi="Helvetica" w:cs="Helvetica"/>
          <w:sz w:val="24"/>
          <w:szCs w:val="24"/>
        </w:rPr>
      </w:pPr>
    </w:p>
    <w:p w14:paraId="2CDBD47C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6948E9A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had these two thoughts:  </w:t>
      </w:r>
    </w:p>
    <w:p w14:paraId="2D3933B7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681D13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D440DBD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1.4.3 Stall is related to capital stock     What does STALL mean?    Might change subtitle</w:t>
      </w:r>
    </w:p>
    <w:p w14:paraId="76CFCE91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D3498BF" w14:textId="42236F94" w:rsidR="003B54F3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92" w:author="Matt" w:date="2014-08-26T20:00:00Z"/>
          <w:rFonts w:ascii="Helvetica" w:hAnsi="Helvetica" w:cs="Helvetica"/>
          <w:sz w:val="24"/>
          <w:szCs w:val="24"/>
        </w:rPr>
      </w:pPr>
      <w:ins w:id="593" w:author="Matt" w:date="2014-08-26T20:00:00Z">
        <w:r>
          <w:rPr>
            <w:rFonts w:ascii="Helvetica" w:hAnsi="Helvetica" w:cs="Helvetica"/>
            <w:sz w:val="24"/>
            <w:szCs w:val="24"/>
          </w:rPr>
          <w:t>Changed to “Stalled growth…” in two section titles.</w:t>
        </w:r>
      </w:ins>
    </w:p>
    <w:p w14:paraId="661B589D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594" w:author="Matt" w:date="2014-08-26T20:00:00Z"/>
          <w:rFonts w:ascii="Helvetica" w:hAnsi="Helvetica" w:cs="Helvetica"/>
          <w:sz w:val="24"/>
          <w:szCs w:val="24"/>
        </w:rPr>
      </w:pPr>
    </w:p>
    <w:p w14:paraId="647C53DC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5D4ABD6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AD0D90E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last part of chapter 1    Can you change this a bit to lead into rest of your book?</w:t>
      </w:r>
    </w:p>
    <w:p w14:paraId="4923BD4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B217321" w14:textId="1AE5AC40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D4AC27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813CE8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We suggest that all of this information (economic, material, and energy indicators)</w:t>
      </w:r>
    </w:p>
    <w:p w14:paraId="3AE64B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should be collated by a single agency and reported from a single location. Doing so</w:t>
      </w:r>
    </w:p>
    <w:p w14:paraId="2FF1649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will provide convenience and consistency and indicate the interconnectness of the</w:t>
      </w:r>
    </w:p>
    <w:p w14:paraId="5AACD8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economy and the biosphere to policymakers and researchers.</w:t>
      </w:r>
    </w:p>
    <w:p w14:paraId="3400A32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Until these crucial pieces of information are routinely available in a centralized</w:t>
      </w:r>
    </w:p>
    <w:p w14:paraId="177F441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location, society will be unable to properly frame and conceptualize the “problem”</w:t>
      </w:r>
    </w:p>
    <w:p w14:paraId="0864000C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of “stalling” growth. Until this information is available to markets, investment,</w:t>
      </w:r>
    </w:p>
    <w:p w14:paraId="66CBB9D5" w14:textId="7F629017" w:rsidR="003B54F3" w:rsidRDefault="003B54F3" w:rsidP="003B54F3">
      <w:pPr>
        <w:autoSpaceDE w:val="0"/>
        <w:autoSpaceDN w:val="0"/>
        <w:adjustRightInd w:val="0"/>
        <w:spacing w:after="0" w:line="240" w:lineRule="auto"/>
        <w:rPr>
          <w:ins w:id="595" w:author="Matt" w:date="2014-08-26T20:28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consumption, and policy decisions will not lead to socially optimal outcomes</w:t>
      </w:r>
    </w:p>
    <w:p w14:paraId="336C24EC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596" w:author="Matt" w:date="2014-08-26T20:28:00Z"/>
          <w:rFonts w:ascii="Helvetica" w:hAnsi="Helvetica" w:cs="Helvetica"/>
          <w:sz w:val="24"/>
          <w:szCs w:val="24"/>
        </w:rPr>
      </w:pPr>
    </w:p>
    <w:p w14:paraId="56D1437B" w14:textId="05319CCB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597" w:author="Matt" w:date="2014-08-26T20:28:00Z"/>
          <w:rFonts w:ascii="Helvetica" w:hAnsi="Helvetica" w:cs="Helvetica"/>
          <w:sz w:val="24"/>
          <w:szCs w:val="24"/>
        </w:rPr>
      </w:pPr>
      <w:ins w:id="598" w:author="Matt" w:date="2014-08-26T20:28:00Z">
        <w:r>
          <w:rPr>
            <w:rFonts w:ascii="Helvetica" w:hAnsi="Helvetica" w:cs="Helvetica"/>
            <w:sz w:val="24"/>
            <w:szCs w:val="24"/>
          </w:rPr>
          <w:t>I took a first cut at providing a better lead</w:t>
        </w:r>
      </w:ins>
      <w:ins w:id="599" w:author="Matt" w:date="2014-08-26T20:42:00Z">
        <w:r w:rsidR="00F97BCF">
          <w:rPr>
            <w:rFonts w:ascii="Helvetica" w:hAnsi="Helvetica" w:cs="Helvetica"/>
            <w:sz w:val="24"/>
            <w:szCs w:val="24"/>
          </w:rPr>
          <w:t xml:space="preserve"> </w:t>
        </w:r>
      </w:ins>
      <w:ins w:id="600" w:author="Matt" w:date="2014-08-26T20:28:00Z">
        <w:r>
          <w:rPr>
            <w:rFonts w:ascii="Helvetica" w:hAnsi="Helvetica" w:cs="Helvetica"/>
            <w:sz w:val="24"/>
            <w:szCs w:val="24"/>
          </w:rPr>
          <w:t>in to the rest of the book. The last paragraphs of Chapter 1 now read:</w:t>
        </w:r>
      </w:ins>
    </w:p>
    <w:p w14:paraId="3516A60B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601" w:author="Matt" w:date="2014-08-26T20:29:00Z"/>
          <w:rFonts w:ascii="Helvetica" w:hAnsi="Helvetica" w:cs="Helvetica"/>
          <w:sz w:val="24"/>
          <w:szCs w:val="24"/>
        </w:rPr>
      </w:pPr>
    </w:p>
    <w:p w14:paraId="04D32B3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2" w:author="Matt" w:date="2014-08-26T20:29:00Z"/>
        </w:rPr>
      </w:pPr>
      <w:ins w:id="603" w:author="Matt" w:date="2014-08-26T20:29:00Z">
        <w:r>
          <w:t xml:space="preserve">We suggest that all of this information </w:t>
        </w:r>
      </w:ins>
    </w:p>
    <w:p w14:paraId="342DBE8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4" w:author="Matt" w:date="2014-08-26T20:29:00Z"/>
        </w:rPr>
      </w:pPr>
      <w:ins w:id="605" w:author="Matt" w:date="2014-08-26T20:29:00Z">
        <w:r>
          <w:t xml:space="preserve">(economic, material, and energy indicators) </w:t>
        </w:r>
      </w:ins>
    </w:p>
    <w:p w14:paraId="59F37AA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6" w:author="Matt" w:date="2014-08-26T20:29:00Z"/>
        </w:rPr>
      </w:pPr>
      <w:ins w:id="607" w:author="Matt" w:date="2014-08-26T20:29:00Z">
        <w:r>
          <w:t>should be collated by a single agency and</w:t>
        </w:r>
      </w:ins>
    </w:p>
    <w:p w14:paraId="6CB4BC7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08" w:author="Matt" w:date="2014-08-26T20:29:00Z"/>
        </w:rPr>
      </w:pPr>
      <w:ins w:id="609" w:author="Matt" w:date="2014-08-26T20:29:00Z">
        <w:r>
          <w:t>reported from a single location.</w:t>
        </w:r>
      </w:ins>
    </w:p>
    <w:p w14:paraId="6CB022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0" w:author="Matt" w:date="2014-08-26T20:29:00Z"/>
        </w:rPr>
      </w:pPr>
      <w:ins w:id="611" w:author="Matt" w:date="2014-08-26T20:29:00Z">
        <w:r>
          <w:t>Doing so will provide convenience and consistency and</w:t>
        </w:r>
      </w:ins>
    </w:p>
    <w:p w14:paraId="3C2BB53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2" w:author="Matt" w:date="2014-08-26T20:29:00Z"/>
        </w:rPr>
      </w:pPr>
      <w:ins w:id="613" w:author="Matt" w:date="2014-08-26T20:29:00Z">
        <w:r>
          <w:t>indicate the interconnectness of the economy and the biosphere</w:t>
        </w:r>
      </w:ins>
    </w:p>
    <w:p w14:paraId="73D438B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4" w:author="Matt" w:date="2014-08-26T20:29:00Z"/>
        </w:rPr>
      </w:pPr>
      <w:ins w:id="615" w:author="Matt" w:date="2014-08-26T20:29:00Z">
        <w:r>
          <w:t>to both policymakers and researchers.</w:t>
        </w:r>
      </w:ins>
    </w:p>
    <w:p w14:paraId="2F911C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16" w:author="Matt" w:date="2014-08-26T20:29:00Z"/>
        </w:rPr>
      </w:pPr>
    </w:p>
    <w:p w14:paraId="6CFC47F4" w14:textId="6CE250EC" w:rsidR="005006A2" w:rsidRDefault="005006A2">
      <w:pPr>
        <w:tabs>
          <w:tab w:val="left" w:pos="6847"/>
        </w:tabs>
        <w:autoSpaceDE w:val="0"/>
        <w:autoSpaceDN w:val="0"/>
        <w:adjustRightInd w:val="0"/>
        <w:spacing w:after="0" w:line="240" w:lineRule="auto"/>
        <w:rPr>
          <w:ins w:id="617" w:author="Matt" w:date="2014-08-26T20:29:00Z"/>
        </w:rPr>
        <w:pPrChange w:id="618" w:author="Matt" w:date="2014-08-26T20:3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19" w:author="Matt" w:date="2014-08-26T20:29:00Z">
        <w:r>
          <w:t xml:space="preserve">We understand that these suggested changes will be both </w:t>
        </w:r>
      </w:ins>
      <w:ins w:id="620" w:author="Matt" w:date="2014-08-26T20:31:00Z">
        <w:r w:rsidR="00800B4E">
          <w:tab/>
        </w:r>
      </w:ins>
    </w:p>
    <w:p w14:paraId="25614AFC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1" w:author="Matt" w:date="2014-08-26T20:29:00Z"/>
        </w:rPr>
      </w:pPr>
      <w:ins w:id="622" w:author="Matt" w:date="2014-08-26T20:29:00Z">
        <w:r>
          <w:t>revolutionary in scope and</w:t>
        </w:r>
      </w:ins>
    </w:p>
    <w:p w14:paraId="20867C6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3" w:author="Matt" w:date="2014-08-26T20:29:00Z"/>
        </w:rPr>
      </w:pPr>
      <w:ins w:id="624" w:author="Matt" w:date="2014-08-26T20:29:00Z">
        <w:r>
          <w:t>challenging to implement politically.</w:t>
        </w:r>
      </w:ins>
    </w:p>
    <w:p w14:paraId="625ECFC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5" w:author="Matt" w:date="2014-08-26T20:29:00Z"/>
        </w:rPr>
      </w:pPr>
      <w:ins w:id="626" w:author="Matt" w:date="2014-08-26T20:29:00Z">
        <w:r>
          <w:t>Therefore, we would do well to be sure of our direction.</w:t>
        </w:r>
      </w:ins>
    </w:p>
    <w:p w14:paraId="6A571CF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7" w:author="Matt" w:date="2014-08-26T20:29:00Z"/>
        </w:rPr>
      </w:pPr>
      <w:ins w:id="628" w:author="Matt" w:date="2014-08-26T20:29:00Z">
        <w:r>
          <w:t>We would do well to put ourselves on rigorous and firm theoretical grounding</w:t>
        </w:r>
      </w:ins>
    </w:p>
    <w:p w14:paraId="2AFF88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29" w:author="Matt" w:date="2014-08-26T20:29:00Z"/>
        </w:rPr>
      </w:pPr>
      <w:ins w:id="630" w:author="Matt" w:date="2014-08-26T20:29:00Z">
        <w:r>
          <w:t xml:space="preserve">\emph{before} proceeding toward implementation. </w:t>
        </w:r>
      </w:ins>
    </w:p>
    <w:p w14:paraId="28217CC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31" w:author="Matt" w:date="2014-08-26T20:29:00Z"/>
        </w:rPr>
      </w:pPr>
      <w:ins w:id="632" w:author="Matt" w:date="2014-08-26T20:29:00Z">
        <w:r>
          <w:t>The role of this book is to provide just that:</w:t>
        </w:r>
      </w:ins>
    </w:p>
    <w:p w14:paraId="27BC236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33" w:author="Matt" w:date="2014-08-26T20:29:00Z"/>
        </w:rPr>
      </w:pPr>
      <w:ins w:id="634" w:author="Matt" w:date="2014-08-26T20:29:00Z">
        <w:r>
          <w:t>a rigorous theoretical framework</w:t>
        </w:r>
      </w:ins>
    </w:p>
    <w:p w14:paraId="77A6E2BB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35" w:author="Matt" w:date="2014-08-26T20:29:00Z"/>
        </w:rPr>
      </w:pPr>
      <w:ins w:id="636" w:author="Matt" w:date="2014-08-26T20:29:00Z">
        <w:r>
          <w:t>for a better system of national accounts,</w:t>
        </w:r>
      </w:ins>
    </w:p>
    <w:p w14:paraId="5855289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37" w:author="Matt" w:date="2014-08-26T20:29:00Z"/>
        </w:rPr>
      </w:pPr>
      <w:ins w:id="638" w:author="Matt" w:date="2014-08-26T20:29:00Z">
        <w:r>
          <w:t>one that goes beyond GDP and</w:t>
        </w:r>
      </w:ins>
    </w:p>
    <w:p w14:paraId="560381C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39" w:author="Matt" w:date="2014-08-26T20:29:00Z"/>
        </w:rPr>
      </w:pPr>
      <w:ins w:id="640" w:author="Matt" w:date="2014-08-26T20:29:00Z">
        <w:r>
          <w:t>one that is relevant to the age of resource depletion.</w:t>
        </w:r>
      </w:ins>
    </w:p>
    <w:p w14:paraId="5F965CF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41" w:author="Matt" w:date="2014-08-26T20:29:00Z"/>
        </w:rPr>
      </w:pPr>
    </w:p>
    <w:p w14:paraId="267A9B33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42" w:author="Matt" w:date="2014-08-26T20:29:00Z"/>
        </w:rPr>
      </w:pPr>
      <w:ins w:id="643" w:author="Matt" w:date="2014-08-26T20:29:00Z">
        <w:r>
          <w:t xml:space="preserve">Until these crucial pieces of information are routinely available </w:t>
        </w:r>
      </w:ins>
    </w:p>
    <w:p w14:paraId="48A0B0F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44" w:author="Matt" w:date="2014-08-26T20:29:00Z"/>
        </w:rPr>
      </w:pPr>
      <w:ins w:id="645" w:author="Matt" w:date="2014-08-26T20:29:00Z">
        <w:r>
          <w:t xml:space="preserve">in a centralized location within a rigorous theoretical framework, </w:t>
        </w:r>
      </w:ins>
    </w:p>
    <w:p w14:paraId="57B1F1D5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46" w:author="Matt" w:date="2014-08-26T20:29:00Z"/>
        </w:rPr>
      </w:pPr>
      <w:ins w:id="647" w:author="Matt" w:date="2014-08-26T20:29:00Z">
        <w:r>
          <w:t xml:space="preserve">society will be unable to properly frame and conceptualize </w:t>
        </w:r>
      </w:ins>
    </w:p>
    <w:p w14:paraId="60976D1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48" w:author="Matt" w:date="2014-08-26T20:29:00Z"/>
        </w:rPr>
      </w:pPr>
      <w:ins w:id="649" w:author="Matt" w:date="2014-08-26T20:29:00Z">
        <w:r>
          <w:t xml:space="preserve">the ``problem'' of ``stalling'' growth. </w:t>
        </w:r>
      </w:ins>
    </w:p>
    <w:p w14:paraId="2C41F19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50" w:author="Matt" w:date="2014-08-26T20:29:00Z"/>
        </w:rPr>
      </w:pPr>
      <w:ins w:id="651" w:author="Matt" w:date="2014-08-26T20:29:00Z">
        <w:r>
          <w:t>Until this information is available to markets,</w:t>
        </w:r>
      </w:ins>
    </w:p>
    <w:p w14:paraId="78DDF1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52" w:author="Matt" w:date="2014-08-26T20:29:00Z"/>
        </w:rPr>
      </w:pPr>
      <w:ins w:id="653" w:author="Matt" w:date="2014-08-26T20:29:00Z">
        <w:r>
          <w:t>investment, consumption, and policy decisions cannot</w:t>
        </w:r>
      </w:ins>
    </w:p>
    <w:p w14:paraId="5545B792" w14:textId="758A0F7C" w:rsidR="005006A2" w:rsidRPr="00C46917" w:rsidRDefault="005006A2" w:rsidP="005006A2">
      <w:pPr>
        <w:autoSpaceDE w:val="0"/>
        <w:autoSpaceDN w:val="0"/>
        <w:adjustRightInd w:val="0"/>
        <w:spacing w:after="0" w:line="240" w:lineRule="auto"/>
      </w:pPr>
      <w:ins w:id="654" w:author="Matt" w:date="2014-08-26T20:29:00Z">
        <w:r>
          <w:t>lead to socially optimal outcomes.</w:t>
        </w:r>
      </w:ins>
    </w:p>
    <w:sectPr w:rsidR="005006A2" w:rsidRPr="00C4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NimbusRomNo9L-Medi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xt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tx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7"/>
  <w:doNotDisplayPageBoundaries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FCD"/>
    <w:rsid w:val="00011F28"/>
    <w:rsid w:val="00035C5D"/>
    <w:rsid w:val="000432DF"/>
    <w:rsid w:val="000750A6"/>
    <w:rsid w:val="000A13F4"/>
    <w:rsid w:val="000A2DF9"/>
    <w:rsid w:val="000B6BE3"/>
    <w:rsid w:val="00130D48"/>
    <w:rsid w:val="00145BAC"/>
    <w:rsid w:val="00176855"/>
    <w:rsid w:val="00194328"/>
    <w:rsid w:val="00196DEE"/>
    <w:rsid w:val="001A714D"/>
    <w:rsid w:val="001E4037"/>
    <w:rsid w:val="00235A71"/>
    <w:rsid w:val="002E3C8B"/>
    <w:rsid w:val="002F10EC"/>
    <w:rsid w:val="003045A9"/>
    <w:rsid w:val="00315D03"/>
    <w:rsid w:val="00333A7E"/>
    <w:rsid w:val="00354B1C"/>
    <w:rsid w:val="003B54F3"/>
    <w:rsid w:val="00400053"/>
    <w:rsid w:val="00412106"/>
    <w:rsid w:val="00436F29"/>
    <w:rsid w:val="00495EE5"/>
    <w:rsid w:val="004A4F4A"/>
    <w:rsid w:val="004E3A24"/>
    <w:rsid w:val="004F5C48"/>
    <w:rsid w:val="005006A2"/>
    <w:rsid w:val="005564BB"/>
    <w:rsid w:val="00577AC0"/>
    <w:rsid w:val="005C1111"/>
    <w:rsid w:val="006022AD"/>
    <w:rsid w:val="00611EA1"/>
    <w:rsid w:val="006250B9"/>
    <w:rsid w:val="00651F5C"/>
    <w:rsid w:val="006918AF"/>
    <w:rsid w:val="006B0F6A"/>
    <w:rsid w:val="006C2231"/>
    <w:rsid w:val="006C4963"/>
    <w:rsid w:val="006D105F"/>
    <w:rsid w:val="006E7C3C"/>
    <w:rsid w:val="00704D81"/>
    <w:rsid w:val="00711979"/>
    <w:rsid w:val="007124E6"/>
    <w:rsid w:val="00745DF6"/>
    <w:rsid w:val="00747017"/>
    <w:rsid w:val="007646FB"/>
    <w:rsid w:val="007705BC"/>
    <w:rsid w:val="007839FD"/>
    <w:rsid w:val="007C1FE8"/>
    <w:rsid w:val="007C60A6"/>
    <w:rsid w:val="007C7C5C"/>
    <w:rsid w:val="007D63E8"/>
    <w:rsid w:val="007F1C0D"/>
    <w:rsid w:val="00800B4E"/>
    <w:rsid w:val="00830BE8"/>
    <w:rsid w:val="0087437E"/>
    <w:rsid w:val="008A404E"/>
    <w:rsid w:val="008E5FD2"/>
    <w:rsid w:val="00917832"/>
    <w:rsid w:val="009354D9"/>
    <w:rsid w:val="00986136"/>
    <w:rsid w:val="009D7BF3"/>
    <w:rsid w:val="009E0FFC"/>
    <w:rsid w:val="009F52B8"/>
    <w:rsid w:val="009F5D45"/>
    <w:rsid w:val="00A25E34"/>
    <w:rsid w:val="00AB591B"/>
    <w:rsid w:val="00AD1BF7"/>
    <w:rsid w:val="00AD2D5B"/>
    <w:rsid w:val="00AD2FEC"/>
    <w:rsid w:val="00AE1FDC"/>
    <w:rsid w:val="00B06540"/>
    <w:rsid w:val="00B15DBF"/>
    <w:rsid w:val="00B32A6D"/>
    <w:rsid w:val="00B7517D"/>
    <w:rsid w:val="00B908F9"/>
    <w:rsid w:val="00B95A7A"/>
    <w:rsid w:val="00BA7E1B"/>
    <w:rsid w:val="00BC1DD0"/>
    <w:rsid w:val="00BC5E91"/>
    <w:rsid w:val="00BD6C4E"/>
    <w:rsid w:val="00C00DD3"/>
    <w:rsid w:val="00C06FE8"/>
    <w:rsid w:val="00C16FCD"/>
    <w:rsid w:val="00C21B64"/>
    <w:rsid w:val="00C24137"/>
    <w:rsid w:val="00C46917"/>
    <w:rsid w:val="00C95A5E"/>
    <w:rsid w:val="00C96CA8"/>
    <w:rsid w:val="00D009D4"/>
    <w:rsid w:val="00D03E3A"/>
    <w:rsid w:val="00D23A7D"/>
    <w:rsid w:val="00D430C4"/>
    <w:rsid w:val="00D54946"/>
    <w:rsid w:val="00D709FA"/>
    <w:rsid w:val="00D73242"/>
    <w:rsid w:val="00D928D4"/>
    <w:rsid w:val="00D94D1A"/>
    <w:rsid w:val="00DC19F3"/>
    <w:rsid w:val="00DC4FBB"/>
    <w:rsid w:val="00DC6292"/>
    <w:rsid w:val="00DD1B61"/>
    <w:rsid w:val="00E07A56"/>
    <w:rsid w:val="00E40325"/>
    <w:rsid w:val="00E543A0"/>
    <w:rsid w:val="00E5587C"/>
    <w:rsid w:val="00E564CB"/>
    <w:rsid w:val="00EA4170"/>
    <w:rsid w:val="00F16ECA"/>
    <w:rsid w:val="00F347E2"/>
    <w:rsid w:val="00F97BCF"/>
    <w:rsid w:val="00FE673A"/>
    <w:rsid w:val="00FE7A41"/>
    <w:rsid w:val="00F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A3A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3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0A9002-3540-A842-B5EC-703A12D72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2807</Words>
  <Characters>16003</Characters>
  <Application>Microsoft Macintosh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ESF</Company>
  <LinksUpToDate>false</LinksUpToDate>
  <CharactersWithSpaces>18773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Hall</dc:creator>
  <cp:lastModifiedBy>Matt</cp:lastModifiedBy>
  <cp:revision>102</cp:revision>
  <dcterms:created xsi:type="dcterms:W3CDTF">2014-08-25T19:59:00Z</dcterms:created>
  <dcterms:modified xsi:type="dcterms:W3CDTF">2014-08-29T16:41:00Z</dcterms:modified>
</cp:coreProperties>
</file>