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1DF0F9" w14:textId="77777777" w:rsidR="00D009D4" w:rsidRDefault="00D009D4"/>
    <w:p w14:paraId="0AB247F2" w14:textId="77777777" w:rsidR="00C16FCD" w:rsidRDefault="00C16FCD"/>
    <w:p w14:paraId="747EBDF7" w14:textId="77777777" w:rsidR="00C16FCD" w:rsidRDefault="00C16FCD"/>
    <w:p w14:paraId="3D4AAFA1" w14:textId="77777777" w:rsidR="00C16FCD" w:rsidRDefault="00C16FCD">
      <w:r>
        <w:t xml:space="preserve">Heun et al.  Chapt 1  </w:t>
      </w:r>
    </w:p>
    <w:p w14:paraId="754099EA" w14:textId="77777777" w:rsidR="00176855" w:rsidRDefault="00176855"/>
    <w:p w14:paraId="4A5D8B76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1.1 </w:t>
      </w:r>
      <w:r>
        <w:rPr>
          <w:rFonts w:ascii="NimbusRomNo9L-Regu" w:hAnsi="NimbusRomNo9L-Regu" w:cs="NimbusRomNo9L-Regu"/>
          <w:sz w:val="17"/>
          <w:szCs w:val="17"/>
        </w:rPr>
        <w:t>Source: Authors’ calculations using data obtained from World Bank databank (Indicator</w:t>
      </w:r>
    </w:p>
    <w:p w14:paraId="01BC059D" w14:textId="77777777" w:rsidR="00176855" w:rsidRDefault="00176855" w:rsidP="00176855">
      <w:pPr>
        <w:rPr>
          <w:ins w:id="0" w:author="Matt" w:date="2014-08-25T19:44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>NY.GDP.PCAP.KD.ZG accessed August 1, 2014.) [</w:t>
      </w:r>
      <w:r>
        <w:rPr>
          <w:rFonts w:ascii="NimbusRomNo9L-Medi" w:hAnsi="NimbusRomNo9L-Medi" w:cs="NimbusRomNo9L-Medi"/>
          <w:sz w:val="17"/>
          <w:szCs w:val="17"/>
        </w:rPr>
        <w:t xml:space="preserve">? </w:t>
      </w:r>
      <w:r>
        <w:rPr>
          <w:rFonts w:ascii="NimbusRomNo9L-Regu" w:hAnsi="NimbusRomNo9L-Regu" w:cs="NimbusRomNo9L-Regu"/>
          <w:sz w:val="17"/>
          <w:szCs w:val="17"/>
        </w:rPr>
        <w:t>]   &lt;&lt;&lt;&lt;&lt;&lt;&lt;&lt;</w:t>
      </w:r>
    </w:p>
    <w:p w14:paraId="2530000D" w14:textId="77777777" w:rsidR="004E3A24" w:rsidRDefault="004E3A24" w:rsidP="00176855">
      <w:pPr>
        <w:rPr>
          <w:ins w:id="1" w:author="Matt" w:date="2014-08-25T19:45:00Z"/>
          <w:rFonts w:ascii="NimbusRomNo9L-Regu" w:hAnsi="NimbusRomNo9L-Regu" w:cs="NimbusRomNo9L-Regu"/>
          <w:sz w:val="17"/>
          <w:szCs w:val="17"/>
        </w:rPr>
      </w:pPr>
      <w:ins w:id="2" w:author="Matt" w:date="2014-08-25T19:44:00Z">
        <w:r>
          <w:rPr>
            <w:rFonts w:ascii="NimbusRomNo9L-Regu" w:hAnsi="NimbusRomNo9L-Regu" w:cs="NimbusRomNo9L-Regu"/>
            <w:sz w:val="17"/>
            <w:szCs w:val="17"/>
          </w:rPr>
          <w:t xml:space="preserve">Fixed. The </w:t>
        </w:r>
      </w:ins>
      <w:ins w:id="3" w:author="Matt" w:date="2014-08-25T19:45:00Z">
        <w:r>
          <w:rPr>
            <w:rFonts w:ascii="NimbusRomNo9L-Regu" w:hAnsi="NimbusRomNo9L-Regu" w:cs="NimbusRomNo9L-Regu"/>
            <w:sz w:val="17"/>
            <w:szCs w:val="17"/>
          </w:rPr>
          <w:t>caption now reads:</w:t>
        </w:r>
      </w:ins>
    </w:p>
    <w:p w14:paraId="3D7EA60D" w14:textId="77777777" w:rsidR="004E3A24" w:rsidRDefault="004E3A24" w:rsidP="00176855">
      <w:pPr>
        <w:rPr>
          <w:ins w:id="4" w:author="Matt" w:date="2014-08-25T19:44:00Z"/>
          <w:rFonts w:ascii="NimbusRomNo9L-Regu" w:hAnsi="NimbusRomNo9L-Regu" w:cs="NimbusRomNo9L-Regu"/>
          <w:sz w:val="17"/>
          <w:szCs w:val="17"/>
        </w:rPr>
      </w:pPr>
      <w:ins w:id="5" w:author="Matt" w:date="2014-08-25T19:45:00Z">
        <w:r>
          <w:rPr>
            <w:rFonts w:ascii="Helvetica" w:hAnsi="Helvetica" w:cs="Helvetica"/>
            <w:color w:val="000000"/>
            <w:sz w:val="16"/>
            <w:szCs w:val="16"/>
          </w:rPr>
          <w:t>Fig. 1.1 Five-year trailing averages of economic growth, 1960–2013.[4]</w:t>
        </w:r>
      </w:ins>
    </w:p>
    <w:p w14:paraId="3EB51B76" w14:textId="77777777" w:rsidR="004E3A24" w:rsidRDefault="004E3A24" w:rsidP="00176855">
      <w:pPr>
        <w:rPr>
          <w:ins w:id="6" w:author="Matt" w:date="2014-08-25T19:45:00Z"/>
          <w:rFonts w:ascii="NimbusRomNo9L-Regu" w:hAnsi="NimbusRomNo9L-Regu" w:cs="NimbusRomNo9L-Regu"/>
          <w:sz w:val="17"/>
          <w:szCs w:val="17"/>
        </w:rPr>
      </w:pPr>
    </w:p>
    <w:p w14:paraId="44EB566F" w14:textId="77777777" w:rsidR="004E3A24" w:rsidRDefault="004E3A24" w:rsidP="00176855">
      <w:pPr>
        <w:rPr>
          <w:rFonts w:ascii="NimbusRomNo9L-Regu" w:hAnsi="NimbusRomNo9L-Regu" w:cs="NimbusRomNo9L-Regu"/>
          <w:sz w:val="17"/>
          <w:szCs w:val="17"/>
        </w:rPr>
      </w:pPr>
    </w:p>
    <w:p w14:paraId="135FAEA1" w14:textId="77777777" w:rsidR="00176855" w:rsidRDefault="00176855" w:rsidP="00176855">
      <w:pPr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Page </w:t>
      </w:r>
      <w:r w:rsidR="00AE1FDC">
        <w:rPr>
          <w:rFonts w:ascii="NimbusRomNo9L-Regu" w:hAnsi="NimbusRomNo9L-Regu" w:cs="NimbusRomNo9L-Regu"/>
          <w:sz w:val="17"/>
          <w:szCs w:val="17"/>
        </w:rPr>
        <w:t>3</w:t>
      </w:r>
      <w:r>
        <w:rPr>
          <w:rFonts w:ascii="NimbusRomNo9L-Regu" w:hAnsi="NimbusRomNo9L-Regu" w:cs="NimbusRomNo9L-Regu"/>
          <w:sz w:val="17"/>
          <w:szCs w:val="17"/>
        </w:rPr>
        <w:t xml:space="preserve"> </w:t>
      </w:r>
    </w:p>
    <w:p w14:paraId="58BB02D8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This emerging paradigm is taking shape with the leadership of theorists such as Robert Ayres, Kenneth Boulding, Robert Costanza, Herman Daly, Charles Hall, Marina Fischer-Kowalski, and others. [**** others?</w:t>
      </w:r>
    </w:p>
    <w:p w14:paraId="196906B1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****] In this book, we’ll refer to this approach as a “biophysical” approach to the  economy.  </w:t>
      </w:r>
    </w:p>
    <w:p w14:paraId="6D326F31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[ </w:t>
      </w:r>
      <w:bookmarkStart w:id="7" w:name="OLE_LINK1"/>
      <w:bookmarkStart w:id="8" w:name="OLE_LINK2"/>
      <w:r>
        <w:rPr>
          <w:rFonts w:ascii="NimbusRomNo9L-Regu" w:hAnsi="NimbusRomNo9L-Regu" w:cs="NimbusRomNo9L-Regu"/>
          <w:sz w:val="20"/>
          <w:szCs w:val="20"/>
        </w:rPr>
        <w:t xml:space="preserve">Fix, Blair . (in press)  </w:t>
      </w:r>
      <w:bookmarkStart w:id="9" w:name="OLE_LINK3"/>
      <w:bookmarkStart w:id="10" w:name="OLE_LINK4"/>
      <w:bookmarkStart w:id="11" w:name="OLE_LINK7"/>
      <w:r w:rsidRPr="00C85450">
        <w:rPr>
          <w:rFonts w:ascii="Times New Roman" w:hAnsi="Times New Roman" w:cs="Times New Roman"/>
          <w:sz w:val="24"/>
          <w:szCs w:val="24"/>
        </w:rPr>
        <w:t>Rethinking</w:t>
      </w:r>
      <w:r>
        <w:rPr>
          <w:rFonts w:ascii="Times New Roman" w:hAnsi="Times New Roman" w:cs="Times New Roman"/>
          <w:sz w:val="24"/>
          <w:szCs w:val="24"/>
        </w:rPr>
        <w:t xml:space="preserve"> growth theory from a biophysical perspective</w:t>
      </w:r>
      <w:bookmarkEnd w:id="9"/>
      <w:bookmarkEnd w:id="10"/>
      <w:bookmarkEnd w:id="11"/>
      <w:r>
        <w:rPr>
          <w:rFonts w:ascii="Times New Roman" w:hAnsi="Times New Roman" w:cs="Times New Roman"/>
          <w:sz w:val="24"/>
          <w:szCs w:val="24"/>
        </w:rPr>
        <w:t xml:space="preserve">. </w:t>
      </w:r>
      <w:bookmarkEnd w:id="7"/>
      <w:bookmarkEnd w:id="8"/>
      <w:r>
        <w:rPr>
          <w:rFonts w:ascii="Times New Roman" w:hAnsi="Times New Roman" w:cs="Times New Roman"/>
          <w:sz w:val="24"/>
          <w:szCs w:val="24"/>
        </w:rPr>
        <w:t xml:space="preserve"> Springer;</w:t>
      </w:r>
    </w:p>
    <w:p w14:paraId="42E0A229" w14:textId="77777777" w:rsidR="00176855" w:rsidRDefault="0087437E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12" w:name="OLE_LINK5"/>
      <w:bookmarkStart w:id="13" w:name="OLE_LINK6"/>
      <w:r>
        <w:rPr>
          <w:rFonts w:ascii="Times New Roman" w:hAnsi="Times New Roman" w:cs="Times New Roman"/>
          <w:sz w:val="24"/>
          <w:szCs w:val="24"/>
        </w:rPr>
        <w:t>Boyd, Roger, 2013.  Energy and the financial system: What every economist, financial analyst and investor needs to know.</w:t>
      </w:r>
      <w:bookmarkEnd w:id="12"/>
      <w:bookmarkEnd w:id="13"/>
      <w:r>
        <w:rPr>
          <w:rFonts w:ascii="Times New Roman" w:hAnsi="Times New Roman" w:cs="Times New Roman"/>
          <w:sz w:val="24"/>
          <w:szCs w:val="24"/>
        </w:rPr>
        <w:t xml:space="preserve">  Springer NY </w:t>
      </w:r>
    </w:p>
    <w:p w14:paraId="3EB9E65F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Kopits,  Steven ……..Springer. </w:t>
      </w:r>
    </w:p>
    <w:p w14:paraId="7CC79E6E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ins w:id="14" w:author="Matt" w:date="2014-08-25T20:01:00Z"/>
          <w:rFonts w:ascii="Times New Roman" w:hAnsi="Times New Roman" w:cs="Times New Roman"/>
          <w:sz w:val="24"/>
          <w:szCs w:val="24"/>
        </w:rPr>
      </w:pPr>
    </w:p>
    <w:p w14:paraId="6D452E71" w14:textId="77777777" w:rsidR="009F5D45" w:rsidRDefault="009F5D45" w:rsidP="00176855">
      <w:pPr>
        <w:autoSpaceDE w:val="0"/>
        <w:autoSpaceDN w:val="0"/>
        <w:adjustRightInd w:val="0"/>
        <w:spacing w:after="0" w:line="240" w:lineRule="auto"/>
        <w:rPr>
          <w:ins w:id="15" w:author="Matt" w:date="2014-08-25T20:01:00Z"/>
          <w:rFonts w:ascii="Times New Roman" w:hAnsi="Times New Roman" w:cs="Times New Roman"/>
          <w:sz w:val="24"/>
          <w:szCs w:val="24"/>
        </w:rPr>
      </w:pPr>
    </w:p>
    <w:p w14:paraId="12139EF6" w14:textId="5E560455" w:rsidR="009F5D45" w:rsidRDefault="009F5D45" w:rsidP="00176855">
      <w:pPr>
        <w:autoSpaceDE w:val="0"/>
        <w:autoSpaceDN w:val="0"/>
        <w:adjustRightInd w:val="0"/>
        <w:spacing w:after="0" w:line="240" w:lineRule="auto"/>
        <w:rPr>
          <w:ins w:id="16" w:author="Matt" w:date="2014-08-26T19:51:00Z"/>
          <w:rFonts w:ascii="Times New Roman" w:hAnsi="Times New Roman" w:cs="Times New Roman"/>
          <w:sz w:val="24"/>
          <w:szCs w:val="24"/>
        </w:rPr>
      </w:pPr>
      <w:ins w:id="17" w:author="Matt" w:date="2014-08-25T20:01:00Z">
        <w:r>
          <w:rPr>
            <w:rFonts w:ascii="Times New Roman" w:hAnsi="Times New Roman" w:cs="Times New Roman"/>
            <w:sz w:val="24"/>
            <w:szCs w:val="24"/>
          </w:rPr>
          <w:t>Added Boyd</w:t>
        </w:r>
      </w:ins>
      <w:ins w:id="18" w:author="Matt" w:date="2014-08-25T20:19:00Z">
        <w:r w:rsidR="00011F28">
          <w:rPr>
            <w:rFonts w:ascii="Times New Roman" w:hAnsi="Times New Roman" w:cs="Times New Roman"/>
            <w:sz w:val="24"/>
            <w:szCs w:val="24"/>
          </w:rPr>
          <w:t>, Kopits</w:t>
        </w:r>
      </w:ins>
      <w:ins w:id="19" w:author="Matt" w:date="2014-08-25T20:22:00Z">
        <w:r w:rsidR="00D928D4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410AEFB1" w14:textId="77777777" w:rsidR="005C1111" w:rsidRDefault="005C1111" w:rsidP="005C1111">
      <w:pPr>
        <w:autoSpaceDE w:val="0"/>
        <w:autoSpaceDN w:val="0"/>
        <w:adjustRightInd w:val="0"/>
        <w:spacing w:after="0" w:line="240" w:lineRule="auto"/>
        <w:rPr>
          <w:ins w:id="20" w:author="Matt" w:date="2014-08-26T19:51:00Z"/>
          <w:rFonts w:ascii="Times New Roman" w:hAnsi="Times New Roman" w:cs="Times New Roman"/>
          <w:sz w:val="24"/>
          <w:szCs w:val="24"/>
        </w:rPr>
      </w:pPr>
      <w:ins w:id="21" w:author="Matt" w:date="2014-08-26T19:51:00Z">
        <w:r>
          <w:rPr>
            <w:rFonts w:ascii="Times New Roman" w:hAnsi="Times New Roman" w:cs="Times New Roman"/>
            <w:sz w:val="24"/>
            <w:szCs w:val="24"/>
          </w:rPr>
          <w:t>Added an important reference for each author.</w:t>
        </w:r>
      </w:ins>
    </w:p>
    <w:p w14:paraId="1E97CFC8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2" w:author="Matt" w:date="2014-08-26T19:51:00Z"/>
          <w:rFonts w:ascii="Times New Roman" w:hAnsi="Times New Roman" w:cs="Times New Roman"/>
          <w:sz w:val="24"/>
          <w:szCs w:val="24"/>
        </w:rPr>
      </w:pPr>
    </w:p>
    <w:p w14:paraId="5B9A3071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3" w:author="Matt" w:date="2014-08-25T20:22:00Z"/>
          <w:rFonts w:ascii="Times New Roman" w:hAnsi="Times New Roman" w:cs="Times New Roman"/>
          <w:sz w:val="24"/>
          <w:szCs w:val="24"/>
        </w:rPr>
      </w:pPr>
    </w:p>
    <w:p w14:paraId="14D5FC53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4" w:author="Matt" w:date="2014-08-26T19:51:00Z"/>
          <w:rFonts w:ascii="Times New Roman" w:hAnsi="Times New Roman" w:cs="Times New Roman"/>
          <w:sz w:val="24"/>
          <w:szCs w:val="24"/>
        </w:rPr>
      </w:pPr>
      <w:bookmarkStart w:id="25" w:name="OLE_LINK20"/>
      <w:bookmarkStart w:id="26" w:name="OLE_LINK21"/>
      <w:ins w:id="27" w:author="Matt" w:date="2014-08-26T19:51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bookmarkEnd w:id="25"/>
    <w:bookmarkEnd w:id="26"/>
    <w:p w14:paraId="72706EC2" w14:textId="339D0E34" w:rsidR="00D928D4" w:rsidRPr="00704D81" w:rsidRDefault="00D928D4" w:rsidP="00176855">
      <w:pPr>
        <w:autoSpaceDE w:val="0"/>
        <w:autoSpaceDN w:val="0"/>
        <w:adjustRightInd w:val="0"/>
        <w:spacing w:after="0" w:line="240" w:lineRule="auto"/>
        <w:rPr>
          <w:ins w:id="28" w:author="Matt" w:date="2014-08-26T19:51:00Z"/>
          <w:rFonts w:ascii="Times New Roman" w:hAnsi="Times New Roman" w:cs="Times New Roman"/>
          <w:b/>
          <w:sz w:val="32"/>
          <w:szCs w:val="24"/>
          <w:rPrChange w:id="29" w:author="Matt" w:date="2014-08-26T19:56:00Z">
            <w:rPr>
              <w:ins w:id="30" w:author="Matt" w:date="2014-08-26T19:51:00Z"/>
              <w:rFonts w:ascii="Times New Roman" w:hAnsi="Times New Roman" w:cs="Times New Roman"/>
              <w:sz w:val="24"/>
              <w:szCs w:val="24"/>
            </w:rPr>
          </w:rPrChange>
        </w:rPr>
      </w:pPr>
      <w:ins w:id="31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2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Added Fix, but couldn’t find a reference to the title. </w:t>
        </w:r>
      </w:ins>
      <w:ins w:id="33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For the time being, </w:t>
        </w:r>
      </w:ins>
      <w:ins w:id="34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5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I copied Charlie’s </w:t>
        </w:r>
      </w:ins>
      <w:ins w:id="36" w:author="Matt" w:date="2014-08-26T19:57:00Z">
        <w:r w:rsidR="007C7C5C">
          <w:rPr>
            <w:rFonts w:ascii="Times New Roman" w:hAnsi="Times New Roman" w:cs="Times New Roman"/>
            <w:b/>
            <w:sz w:val="32"/>
            <w:szCs w:val="24"/>
          </w:rPr>
          <w:t xml:space="preserve">suggested </w:t>
        </w:r>
      </w:ins>
      <w:ins w:id="37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8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reference verbatim.</w:t>
        </w:r>
      </w:ins>
      <w:ins w:id="39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 Can </w:t>
        </w:r>
      </w:ins>
      <w:ins w:id="40" w:author="Matt" w:date="2014-08-26T20:38:00Z">
        <w:r w:rsidR="00315D03">
          <w:rPr>
            <w:rFonts w:ascii="Times New Roman" w:hAnsi="Times New Roman" w:cs="Times New Roman"/>
            <w:b/>
            <w:sz w:val="32"/>
            <w:szCs w:val="24"/>
          </w:rPr>
          <w:t>Charlie</w:t>
        </w:r>
      </w:ins>
      <w:ins w:id="41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 provide a URL or other detailed bibliographic information?</w:t>
        </w:r>
      </w:ins>
    </w:p>
    <w:p w14:paraId="62A34839" w14:textId="6E9AA1B8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42" w:author="Matt" w:date="2014-09-08T09:32:00Z"/>
          <w:rFonts w:ascii="Times New Roman" w:hAnsi="Times New Roman" w:cs="Times New Roman"/>
          <w:sz w:val="24"/>
          <w:szCs w:val="24"/>
        </w:rPr>
      </w:pPr>
      <w:ins w:id="43" w:author="Matt" w:date="2014-08-26T19:51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6CFF1DE3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44" w:author="Matt" w:date="2014-08-25T20:22:00Z"/>
          <w:rFonts w:ascii="Times New Roman" w:hAnsi="Times New Roman" w:cs="Times New Roman"/>
          <w:sz w:val="24"/>
          <w:szCs w:val="24"/>
        </w:rPr>
      </w:pPr>
    </w:p>
    <w:p w14:paraId="50667066" w14:textId="77777777" w:rsidR="00D928D4" w:rsidRDefault="00D928D4" w:rsidP="00176855">
      <w:pPr>
        <w:autoSpaceDE w:val="0"/>
        <w:autoSpaceDN w:val="0"/>
        <w:adjustRightInd w:val="0"/>
        <w:spacing w:after="0" w:line="240" w:lineRule="auto"/>
        <w:rPr>
          <w:ins w:id="45" w:author="Matt" w:date="2014-09-08T09:32:00Z"/>
          <w:rFonts w:ascii="Times New Roman" w:hAnsi="Times New Roman" w:cs="Times New Roman"/>
          <w:sz w:val="24"/>
          <w:szCs w:val="24"/>
        </w:rPr>
      </w:pPr>
    </w:p>
    <w:p w14:paraId="5030EBAD" w14:textId="269F2E1F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46" w:author="Matt" w:date="2014-09-08T09:32:00Z"/>
          <w:rFonts w:ascii="Times New Roman" w:hAnsi="Times New Roman" w:cs="Times New Roman"/>
          <w:sz w:val="24"/>
          <w:szCs w:val="24"/>
        </w:rPr>
      </w:pPr>
      <w:ins w:id="47" w:author="Matt" w:date="2014-09-08T09:32:00Z">
        <w:r>
          <w:rPr>
            <w:rFonts w:ascii="Times New Roman" w:hAnsi="Times New Roman" w:cs="Times New Roman"/>
            <w:sz w:val="24"/>
            <w:szCs w:val="24"/>
          </w:rPr>
          <w:t>Charlie later wrote:</w:t>
        </w:r>
      </w:ins>
    </w:p>
    <w:p w14:paraId="6089EEE8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48" w:author="Matt" w:date="2014-09-08T09:32:00Z"/>
          <w:rFonts w:ascii="Times New Roman" w:hAnsi="Times New Roman" w:cs="Times New Roman"/>
          <w:sz w:val="24"/>
          <w:szCs w:val="24"/>
        </w:rPr>
      </w:pPr>
    </w:p>
    <w:p w14:paraId="43B92E0F" w14:textId="20B0220D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49" w:author="Matt" w:date="2014-09-08T09:32:00Z"/>
          <w:rFonts w:ascii="Times New Roman" w:hAnsi="Times New Roman" w:cs="Times New Roman"/>
          <w:sz w:val="24"/>
          <w:szCs w:val="24"/>
        </w:rPr>
      </w:pPr>
      <w:ins w:id="50" w:author="Matt" w:date="2014-09-08T09:32:00Z">
        <w:r>
          <w:rPr>
            <w:rFonts w:ascii="Menlo Regular" w:hAnsi="Menlo Regular" w:cs="Menlo Regular"/>
          </w:rPr>
          <w:t>Fix is in press, in the same series</w:t>
        </w:r>
      </w:ins>
    </w:p>
    <w:p w14:paraId="7FCE39C4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51" w:author="Matt" w:date="2014-09-08T09:32:00Z"/>
          <w:rFonts w:ascii="Times New Roman" w:hAnsi="Times New Roman" w:cs="Times New Roman"/>
          <w:sz w:val="24"/>
          <w:szCs w:val="24"/>
        </w:rPr>
      </w:pPr>
    </w:p>
    <w:p w14:paraId="258AFFF4" w14:textId="60F1C944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52" w:author="Matt" w:date="2014-09-08T09:32:00Z"/>
          <w:rFonts w:ascii="Times New Roman" w:hAnsi="Times New Roman" w:cs="Times New Roman"/>
          <w:sz w:val="24"/>
          <w:szCs w:val="24"/>
        </w:rPr>
      </w:pPr>
      <w:ins w:id="53" w:author="Matt" w:date="2014-09-08T09:33:00Z">
        <w:r>
          <w:rPr>
            <w:rFonts w:ascii="Times New Roman" w:hAnsi="Times New Roman" w:cs="Times New Roman"/>
            <w:sz w:val="24"/>
            <w:szCs w:val="24"/>
          </w:rPr>
          <w:t>I left things as-is.</w:t>
        </w:r>
      </w:ins>
    </w:p>
    <w:p w14:paraId="20170A3E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54" w:author="Matt" w:date="2014-09-08T09:32:00Z"/>
          <w:rFonts w:ascii="Times New Roman" w:hAnsi="Times New Roman" w:cs="Times New Roman"/>
          <w:sz w:val="24"/>
          <w:szCs w:val="24"/>
        </w:rPr>
      </w:pPr>
    </w:p>
    <w:p w14:paraId="2EF0A4DF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15CC96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</w:t>
      </w:r>
      <w:r>
        <w:tab/>
      </w:r>
    </w:p>
    <w:p w14:paraId="0C565C41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ins w:id="55" w:author="Matt" w:date="2014-08-25T20:24:00Z"/>
          <w:rFonts w:ascii="NimbusRomNo9L-Regu" w:hAnsi="NimbusRomNo9L-Regu" w:cs="NimbusRomNo9L-Regu"/>
          <w:sz w:val="15"/>
          <w:szCs w:val="15"/>
        </w:rPr>
      </w:pPr>
      <w:r>
        <w:t xml:space="preserve">4  </w:t>
      </w:r>
      <w:r>
        <w:rPr>
          <w:rFonts w:ascii="NimbusRomNo9L-Regu" w:hAnsi="NimbusRomNo9L-Regu" w:cs="NimbusRomNo9L-Regu"/>
          <w:sz w:val="20"/>
          <w:szCs w:val="20"/>
        </w:rPr>
        <w:t>But, clean air and water, SOILS , forests, and natural areas</w:t>
      </w:r>
      <w:r>
        <w:rPr>
          <w:rFonts w:ascii="NimbusRomNo9L-Regu" w:hAnsi="NimbusRomNo9L-Regu" w:cs="NimbusRomNo9L-Regu"/>
          <w:sz w:val="15"/>
          <w:szCs w:val="15"/>
        </w:rPr>
        <w:t>2</w:t>
      </w:r>
    </w:p>
    <w:p w14:paraId="037B75EF" w14:textId="77777777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ins w:id="56" w:author="Matt" w:date="2014-08-25T20:24:00Z"/>
          <w:rFonts w:ascii="NimbusRomNo9L-Regu" w:hAnsi="NimbusRomNo9L-Regu" w:cs="NimbusRomNo9L-Regu"/>
          <w:sz w:val="15"/>
          <w:szCs w:val="15"/>
        </w:rPr>
      </w:pPr>
    </w:p>
    <w:p w14:paraId="32680394" w14:textId="428A0BD9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ins w:id="57" w:author="Matt" w:date="2014-08-25T20:24:00Z"/>
          <w:rFonts w:ascii="NimbusRomNo9L-Regu" w:hAnsi="NimbusRomNo9L-Regu" w:cs="NimbusRomNo9L-Regu"/>
          <w:sz w:val="15"/>
          <w:szCs w:val="15"/>
        </w:rPr>
      </w:pPr>
      <w:ins w:id="58" w:author="Matt" w:date="2014-08-25T20:24:00Z">
        <w:r>
          <w:rPr>
            <w:rFonts w:ascii="NimbusRomNo9L-Regu" w:hAnsi="NimbusRomNo9L-Regu" w:cs="NimbusRomNo9L-Regu"/>
            <w:sz w:val="15"/>
            <w:szCs w:val="15"/>
          </w:rPr>
          <w:t>Added SOILS.</w:t>
        </w:r>
      </w:ins>
    </w:p>
    <w:p w14:paraId="5B5E0F9E" w14:textId="77777777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5"/>
          <w:szCs w:val="15"/>
        </w:rPr>
      </w:pPr>
    </w:p>
    <w:p w14:paraId="681DE135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59" w:author="Matt" w:date="2014-08-25T20:24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15"/>
          <w:szCs w:val="15"/>
        </w:rPr>
        <w:t xml:space="preserve">p.6 </w:t>
      </w:r>
      <w:r>
        <w:rPr>
          <w:rFonts w:ascii="NimbusRomNo9L-Regu" w:hAnsi="NimbusRomNo9L-Regu" w:cs="NimbusRomNo9L-Regu"/>
          <w:sz w:val="20"/>
          <w:szCs w:val="20"/>
        </w:rPr>
        <w:t xml:space="preserve">activity are highly correlated, as Cleveland,  &lt;&lt;no comma </w:t>
      </w:r>
    </w:p>
    <w:p w14:paraId="5332D67D" w14:textId="77777777" w:rsidR="00B32A6D" w:rsidRDefault="00B32A6D" w:rsidP="00176855">
      <w:pPr>
        <w:autoSpaceDE w:val="0"/>
        <w:autoSpaceDN w:val="0"/>
        <w:adjustRightInd w:val="0"/>
        <w:spacing w:after="0" w:line="240" w:lineRule="auto"/>
        <w:rPr>
          <w:ins w:id="60" w:author="Matt" w:date="2014-08-25T20:25:00Z"/>
          <w:rFonts w:ascii="NimbusRomNo9L-Regu" w:hAnsi="NimbusRomNo9L-Regu" w:cs="NimbusRomNo9L-Regu"/>
          <w:sz w:val="20"/>
          <w:szCs w:val="20"/>
        </w:rPr>
      </w:pPr>
    </w:p>
    <w:p w14:paraId="472BFA99" w14:textId="71995279" w:rsidR="00354B1C" w:rsidRDefault="00354B1C" w:rsidP="00176855">
      <w:pPr>
        <w:autoSpaceDE w:val="0"/>
        <w:autoSpaceDN w:val="0"/>
        <w:adjustRightInd w:val="0"/>
        <w:spacing w:after="0" w:line="240" w:lineRule="auto"/>
        <w:rPr>
          <w:ins w:id="61" w:author="Matt" w:date="2014-08-25T20:24:00Z"/>
          <w:rFonts w:ascii="NimbusRomNo9L-Regu" w:hAnsi="NimbusRomNo9L-Regu" w:cs="NimbusRomNo9L-Regu"/>
          <w:sz w:val="20"/>
          <w:szCs w:val="20"/>
        </w:rPr>
      </w:pPr>
      <w:ins w:id="62" w:author="Matt" w:date="2014-08-25T20:25:00Z">
        <w:r>
          <w:rPr>
            <w:rFonts w:ascii="NimbusRomNo9L-Regu" w:hAnsi="NimbusRomNo9L-Regu" w:cs="NimbusRomNo9L-Regu"/>
            <w:sz w:val="20"/>
            <w:szCs w:val="20"/>
          </w:rPr>
          <w:t xml:space="preserve">Removed comma between “Cleveland” and </w:t>
        </w:r>
      </w:ins>
      <w:ins w:id="63" w:author="Matt" w:date="2014-08-25T20:26:00Z">
        <w:r>
          <w:rPr>
            <w:rFonts w:ascii="NimbusRomNo9L-Regu" w:hAnsi="NimbusRomNo9L-Regu" w:cs="NimbusRomNo9L-Regu"/>
            <w:sz w:val="20"/>
            <w:szCs w:val="20"/>
          </w:rPr>
          <w:t>“et. al.”</w:t>
        </w:r>
      </w:ins>
    </w:p>
    <w:p w14:paraId="605B6C80" w14:textId="77777777" w:rsidR="00B32A6D" w:rsidRDefault="00B32A6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D55A5EA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9CADEEB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64" w:author="Matt" w:date="2014-08-25T20:27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Writing is good so far</w:t>
      </w:r>
    </w:p>
    <w:p w14:paraId="37D81780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65" w:author="Matt" w:date="2014-08-25T20:27:00Z"/>
          <w:rFonts w:ascii="NimbusRomNo9L-Regu" w:hAnsi="NimbusRomNo9L-Regu" w:cs="NimbusRomNo9L-Regu"/>
          <w:sz w:val="20"/>
          <w:szCs w:val="20"/>
        </w:rPr>
      </w:pPr>
    </w:p>
    <w:p w14:paraId="780A6223" w14:textId="2DD62915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66" w:author="Matt" w:date="2014-08-25T20:27:00Z"/>
          <w:rFonts w:ascii="NimbusRomNo9L-Regu" w:hAnsi="NimbusRomNo9L-Regu" w:cs="NimbusRomNo9L-Regu"/>
          <w:sz w:val="20"/>
          <w:szCs w:val="20"/>
        </w:rPr>
      </w:pPr>
      <w:ins w:id="67" w:author="Matt" w:date="2014-08-25T20:27:00Z">
        <w:r>
          <w:rPr>
            <w:rFonts w:ascii="NimbusRomNo9L-Regu" w:hAnsi="NimbusRomNo9L-Regu" w:cs="NimbusRomNo9L-Regu"/>
            <w:sz w:val="20"/>
            <w:szCs w:val="20"/>
          </w:rPr>
          <w:t>Thanks.</w:t>
        </w:r>
      </w:ins>
    </w:p>
    <w:p w14:paraId="4163D459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6D6C034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68" w:author="Matt" w:date="2014-08-25T20:27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>and disposal of the biological or physical (as opposed to financial</w:t>
      </w:r>
    </w:p>
    <w:p w14:paraId="0BF2E0CD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69" w:author="Matt" w:date="2014-08-25T20:27:00Z"/>
          <w:rFonts w:ascii="NimbusRomNo9L-Regu" w:hAnsi="NimbusRomNo9L-Regu" w:cs="NimbusRomNo9L-Regu"/>
          <w:sz w:val="17"/>
          <w:szCs w:val="17"/>
        </w:rPr>
      </w:pPr>
    </w:p>
    <w:p w14:paraId="7FA6C799" w14:textId="3A68EEBB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70" w:author="Matt" w:date="2014-08-25T20:28:00Z"/>
          <w:rFonts w:ascii="NimbusRomNo9L-Regu" w:hAnsi="NimbusRomNo9L-Regu" w:cs="NimbusRomNo9L-Regu"/>
          <w:sz w:val="17"/>
          <w:szCs w:val="17"/>
        </w:rPr>
      </w:pPr>
      <w:ins w:id="71" w:author="Matt" w:date="2014-08-25T20:27:00Z">
        <w:r>
          <w:rPr>
            <w:rFonts w:ascii="NimbusRomNo9L-Regu" w:hAnsi="NimbusRomNo9L-Regu" w:cs="NimbusRomNo9L-Regu"/>
            <w:sz w:val="17"/>
            <w:szCs w:val="17"/>
          </w:rPr>
          <w:t xml:space="preserve">Unclear whether </w:t>
        </w:r>
      </w:ins>
      <w:ins w:id="72" w:author="Matt" w:date="2014-08-25T20:28:00Z">
        <w:r>
          <w:rPr>
            <w:rFonts w:ascii="NimbusRomNo9L-Regu" w:hAnsi="NimbusRomNo9L-Regu" w:cs="NimbusRomNo9L-Regu"/>
            <w:sz w:val="17"/>
            <w:szCs w:val="17"/>
          </w:rPr>
          <w:t>the above is a comment to be addressed.</w:t>
        </w:r>
      </w:ins>
    </w:p>
    <w:p w14:paraId="7A8AD060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73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669B5F83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74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71AC0DC9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679854C5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ins w:id="75" w:author="Matt" w:date="2014-08-25T20:28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**** Need to obtain permission to use this graph?  Yes ask Science Magazine </w:t>
      </w:r>
    </w:p>
    <w:p w14:paraId="7099D91E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76" w:author="Matt" w:date="2014-08-26T20:38:00Z"/>
          <w:rFonts w:ascii="NimbusRomNo9L-Regu" w:hAnsi="NimbusRomNo9L-Regu" w:cs="NimbusRomNo9L-Regu"/>
          <w:sz w:val="17"/>
          <w:szCs w:val="17"/>
        </w:rPr>
      </w:pPr>
    </w:p>
    <w:p w14:paraId="5FD69464" w14:textId="77777777" w:rsidR="006E7C3C" w:rsidRDefault="006E7C3C" w:rsidP="006E7C3C">
      <w:pPr>
        <w:autoSpaceDE w:val="0"/>
        <w:autoSpaceDN w:val="0"/>
        <w:adjustRightInd w:val="0"/>
        <w:spacing w:after="0" w:line="240" w:lineRule="auto"/>
        <w:rPr>
          <w:ins w:id="77" w:author="Matt" w:date="2014-08-26T20:38:00Z"/>
          <w:rFonts w:ascii="Times New Roman" w:hAnsi="Times New Roman" w:cs="Times New Roman"/>
          <w:sz w:val="24"/>
          <w:szCs w:val="24"/>
        </w:rPr>
      </w:pPr>
      <w:ins w:id="78" w:author="Matt" w:date="2014-08-26T20:38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592B52E7" w14:textId="786DE0AE" w:rsidR="00FE7F2D" w:rsidRPr="006E7C3C" w:rsidRDefault="00FE7F2D" w:rsidP="007705BC">
      <w:pPr>
        <w:autoSpaceDE w:val="0"/>
        <w:autoSpaceDN w:val="0"/>
        <w:adjustRightInd w:val="0"/>
        <w:spacing w:after="0" w:line="240" w:lineRule="auto"/>
        <w:rPr>
          <w:ins w:id="79" w:author="Matt" w:date="2014-08-25T20:28:00Z"/>
          <w:rFonts w:ascii="NimbusRomNo9L-Regu" w:hAnsi="NimbusRomNo9L-Regu" w:cs="NimbusRomNo9L-Regu"/>
          <w:sz w:val="32"/>
          <w:szCs w:val="32"/>
          <w:rPrChange w:id="80" w:author="Matt" w:date="2014-08-26T20:38:00Z">
            <w:rPr>
              <w:ins w:id="81" w:author="Matt" w:date="2014-08-25T20:28:00Z"/>
              <w:rFonts w:ascii="NimbusRomNo9L-Regu" w:hAnsi="NimbusRomNo9L-Regu" w:cs="NimbusRomNo9L-Regu"/>
              <w:sz w:val="17"/>
              <w:szCs w:val="17"/>
            </w:rPr>
          </w:rPrChange>
        </w:rPr>
      </w:pPr>
      <w:ins w:id="82" w:author="Matt" w:date="2014-08-25T20:28:00Z">
        <w:r w:rsidRPr="006E7C3C">
          <w:rPr>
            <w:rFonts w:ascii="NimbusRomNo9L-Regu" w:hAnsi="NimbusRomNo9L-Regu" w:cs="NimbusRomNo9L-Regu"/>
            <w:sz w:val="32"/>
            <w:szCs w:val="32"/>
            <w:rPrChange w:id="83" w:author="Matt" w:date="2014-08-26T20:38:00Z">
              <w:rPr>
                <w:rFonts w:ascii="NimbusRomNo9L-Regu" w:hAnsi="NimbusRomNo9L-Regu" w:cs="NimbusRomNo9L-Regu"/>
                <w:sz w:val="17"/>
                <w:szCs w:val="17"/>
              </w:rPr>
            </w:rPrChange>
          </w:rPr>
          <w:t>There are several places in Chapter 1 where we need to obtain permission to use</w:t>
        </w:r>
      </w:ins>
      <w:ins w:id="84" w:author="Matt" w:date="2014-08-25T20:29:00Z">
        <w:r w:rsidR="00130D48" w:rsidRPr="006E7C3C">
          <w:rPr>
            <w:rFonts w:ascii="NimbusRomNo9L-Regu" w:hAnsi="NimbusRomNo9L-Regu" w:cs="NimbusRomNo9L-Regu"/>
            <w:sz w:val="32"/>
            <w:szCs w:val="32"/>
            <w:rPrChange w:id="85" w:author="Matt" w:date="2014-08-26T20:38:00Z">
              <w:rPr>
                <w:rFonts w:ascii="NimbusRomNo9L-Regu" w:hAnsi="NimbusRomNo9L-Regu" w:cs="NimbusRomNo9L-Regu"/>
                <w:sz w:val="17"/>
                <w:szCs w:val="17"/>
              </w:rPr>
            </w:rPrChange>
          </w:rPr>
          <w:t xml:space="preserve"> images. </w:t>
        </w:r>
        <w:r w:rsidR="00E07A56" w:rsidRPr="006E7C3C">
          <w:rPr>
            <w:rFonts w:ascii="NimbusRomNo9L-Regu" w:hAnsi="NimbusRomNo9L-Regu" w:cs="NimbusRomNo9L-Regu"/>
            <w:sz w:val="32"/>
            <w:szCs w:val="32"/>
            <w:rPrChange w:id="86" w:author="Matt" w:date="2014-08-26T20:38:00Z">
              <w:rPr>
                <w:rFonts w:ascii="NimbusRomNo9L-Regu" w:hAnsi="NimbusRomNo9L-Regu" w:cs="NimbusRomNo9L-Regu"/>
                <w:sz w:val="17"/>
                <w:szCs w:val="17"/>
              </w:rPr>
            </w:rPrChange>
          </w:rPr>
          <w:t>Will Springer (David Packer) assist with this?</w:t>
        </w:r>
      </w:ins>
    </w:p>
    <w:p w14:paraId="6B714305" w14:textId="77777777" w:rsidR="006E7C3C" w:rsidRDefault="006E7C3C" w:rsidP="006E7C3C">
      <w:pPr>
        <w:autoSpaceDE w:val="0"/>
        <w:autoSpaceDN w:val="0"/>
        <w:adjustRightInd w:val="0"/>
        <w:spacing w:after="0" w:line="240" w:lineRule="auto"/>
        <w:rPr>
          <w:ins w:id="87" w:author="Matt" w:date="2014-08-26T20:38:00Z"/>
          <w:rFonts w:ascii="Times New Roman" w:hAnsi="Times New Roman" w:cs="Times New Roman"/>
          <w:sz w:val="24"/>
          <w:szCs w:val="24"/>
        </w:rPr>
      </w:pPr>
      <w:ins w:id="88" w:author="Matt" w:date="2014-08-26T20:38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750F07F6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89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1C983FB4" w14:textId="029F46F9" w:rsidR="00FE7F2D" w:rsidRDefault="00FC2996" w:rsidP="007705BC">
      <w:pPr>
        <w:autoSpaceDE w:val="0"/>
        <w:autoSpaceDN w:val="0"/>
        <w:adjustRightInd w:val="0"/>
        <w:spacing w:after="0" w:line="240" w:lineRule="auto"/>
        <w:rPr>
          <w:ins w:id="90" w:author="Matt" w:date="2014-09-08T09:34:00Z"/>
          <w:rFonts w:ascii="NimbusRomNo9L-Regu" w:hAnsi="NimbusRomNo9L-Regu" w:cs="NimbusRomNo9L-Regu"/>
          <w:sz w:val="17"/>
          <w:szCs w:val="17"/>
        </w:rPr>
      </w:pPr>
      <w:ins w:id="91" w:author="Matt" w:date="2014-09-08T09:34:00Z">
        <w:r>
          <w:rPr>
            <w:rFonts w:ascii="NimbusRomNo9L-Regu" w:hAnsi="NimbusRomNo9L-Regu" w:cs="NimbusRomNo9L-Regu"/>
            <w:sz w:val="17"/>
            <w:szCs w:val="17"/>
          </w:rPr>
          <w:t>In response, Charlie wrote:</w:t>
        </w:r>
      </w:ins>
    </w:p>
    <w:p w14:paraId="33725E14" w14:textId="5E2795CE" w:rsidR="00FC2996" w:rsidRDefault="00EC2C15" w:rsidP="007705BC">
      <w:pPr>
        <w:autoSpaceDE w:val="0"/>
        <w:autoSpaceDN w:val="0"/>
        <w:adjustRightInd w:val="0"/>
        <w:spacing w:after="0" w:line="240" w:lineRule="auto"/>
        <w:rPr>
          <w:ins w:id="92" w:author="Matt" w:date="2014-09-08T09:34:00Z"/>
          <w:rFonts w:ascii="Menlo Regular" w:hAnsi="Menlo Regular" w:cs="Menlo Regular"/>
        </w:rPr>
      </w:pPr>
      <w:ins w:id="93" w:author="Matt" w:date="2014-09-08T09:34:00Z">
        <w:r>
          <w:rPr>
            <w:rFonts w:ascii="Menlo Regular" w:hAnsi="Menlo Regular" w:cs="Menlo Regular"/>
          </w:rPr>
          <w:t>go to Springer permissions and ask permission for a Springer book from a Springer book.  Should be very easy.</w:t>
        </w:r>
      </w:ins>
    </w:p>
    <w:p w14:paraId="2FAAEC8F" w14:textId="77777777" w:rsidR="00EC2C15" w:rsidRDefault="00EC2C15" w:rsidP="007705BC">
      <w:pPr>
        <w:autoSpaceDE w:val="0"/>
        <w:autoSpaceDN w:val="0"/>
        <w:adjustRightInd w:val="0"/>
        <w:spacing w:after="0" w:line="240" w:lineRule="auto"/>
        <w:rPr>
          <w:ins w:id="94" w:author="Matt" w:date="2014-09-08T09:34:00Z"/>
          <w:rFonts w:ascii="Menlo Regular" w:hAnsi="Menlo Regular" w:cs="Menlo Regular"/>
        </w:rPr>
      </w:pPr>
    </w:p>
    <w:p w14:paraId="7FDF5B9A" w14:textId="1514B122" w:rsidR="00FC2996" w:rsidRDefault="00EC2C15" w:rsidP="007705BC">
      <w:pPr>
        <w:autoSpaceDE w:val="0"/>
        <w:autoSpaceDN w:val="0"/>
        <w:adjustRightInd w:val="0"/>
        <w:spacing w:after="0" w:line="240" w:lineRule="auto"/>
        <w:rPr>
          <w:ins w:id="95" w:author="Matt" w:date="2014-08-25T20:28:00Z"/>
          <w:rFonts w:ascii="NimbusRomNo9L-Regu" w:hAnsi="NimbusRomNo9L-Regu" w:cs="NimbusRomNo9L-Regu"/>
          <w:sz w:val="17"/>
          <w:szCs w:val="17"/>
        </w:rPr>
      </w:pPr>
      <w:ins w:id="96" w:author="Matt" w:date="2014-09-08T09:35:00Z">
        <w:r>
          <w:rPr>
            <w:rFonts w:ascii="NimbusRomNo9L-Regu" w:hAnsi="NimbusRomNo9L-Regu" w:cs="NimbusRomNo9L-Regu"/>
            <w:sz w:val="17"/>
            <w:szCs w:val="17"/>
          </w:rPr>
          <w:t>This is not helpful to us, because we need permission for non-Springer titles. I sent a</w:t>
        </w:r>
        <w:r w:rsidR="004C4642">
          <w:rPr>
            <w:rFonts w:ascii="NimbusRomNo9L-Regu" w:hAnsi="NimbusRomNo9L-Regu" w:cs="NimbusRomNo9L-Regu"/>
            <w:sz w:val="17"/>
            <w:szCs w:val="17"/>
          </w:rPr>
          <w:t>n email</w:t>
        </w:r>
        <w:r>
          <w:rPr>
            <w:rFonts w:ascii="NimbusRomNo9L-Regu" w:hAnsi="NimbusRomNo9L-Regu" w:cs="NimbusRomNo9L-Regu"/>
            <w:sz w:val="17"/>
            <w:szCs w:val="17"/>
          </w:rPr>
          <w:t xml:space="preserve"> to Packer asking for assistance.</w:t>
        </w:r>
      </w:ins>
    </w:p>
    <w:p w14:paraId="17D09989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97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6E183D42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59F8E727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1.3 </w:t>
      </w:r>
      <w:r>
        <w:rPr>
          <w:rFonts w:ascii="NimbusRomNo9L-Regu" w:hAnsi="NimbusRomNo9L-Regu" w:cs="NimbusRomNo9L-Regu"/>
          <w:sz w:val="17"/>
          <w:szCs w:val="17"/>
        </w:rPr>
        <w:t>Gasoline shortages in 1973. **** We probably don’t need to obtain permission</w:t>
      </w:r>
    </w:p>
    <w:p w14:paraId="3CC897FD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ins w:id="98" w:author="Matt" w:date="2014-08-25T20:29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to use this photograph, because it is from the US national archives.  &lt;&lt;&lt;&lt;&lt;&lt;&lt;&lt;&lt;&lt;&lt;&lt;all US data is open access and permission not needed </w:t>
      </w:r>
    </w:p>
    <w:p w14:paraId="2A51725E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99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119D3D11" w14:textId="7E0A40CC" w:rsidR="00E07A56" w:rsidRDefault="00194328" w:rsidP="007705BC">
      <w:pPr>
        <w:autoSpaceDE w:val="0"/>
        <w:autoSpaceDN w:val="0"/>
        <w:adjustRightInd w:val="0"/>
        <w:spacing w:after="0" w:line="240" w:lineRule="auto"/>
        <w:rPr>
          <w:ins w:id="100" w:author="Matt" w:date="2014-08-25T20:43:00Z"/>
          <w:rFonts w:ascii="NimbusRomNo9L-Regu" w:hAnsi="NimbusRomNo9L-Regu" w:cs="NimbusRomNo9L-Regu"/>
          <w:sz w:val="17"/>
          <w:szCs w:val="17"/>
        </w:rPr>
      </w:pPr>
      <w:ins w:id="101" w:author="Matt" w:date="2014-08-25T20:43:00Z">
        <w:r>
          <w:rPr>
            <w:rFonts w:ascii="NimbusRomNo9L-Regu" w:hAnsi="NimbusRomNo9L-Regu" w:cs="NimbusRomNo9L-Regu"/>
            <w:sz w:val="17"/>
            <w:szCs w:val="17"/>
          </w:rPr>
          <w:t>R</w:t>
        </w:r>
      </w:ins>
      <w:ins w:id="102" w:author="Matt" w:date="2014-08-25T20:29:00Z">
        <w:r w:rsidR="00E07A56">
          <w:rPr>
            <w:rFonts w:ascii="NimbusRomNo9L-Regu" w:hAnsi="NimbusRomNo9L-Regu" w:cs="NimbusRomNo9L-Regu"/>
            <w:sz w:val="17"/>
            <w:szCs w:val="17"/>
          </w:rPr>
          <w:t xml:space="preserve">emoved the comment </w:t>
        </w:r>
        <w:r w:rsidR="007C60A6">
          <w:rPr>
            <w:rFonts w:ascii="NimbusRomNo9L-Regu" w:hAnsi="NimbusRomNo9L-Regu" w:cs="NimbusRomNo9L-Regu"/>
            <w:sz w:val="17"/>
            <w:szCs w:val="17"/>
          </w:rPr>
          <w:t>about obtaining permission for the gas shortage photo.</w:t>
        </w:r>
      </w:ins>
    </w:p>
    <w:p w14:paraId="104AD7C6" w14:textId="49337D7C" w:rsidR="00194328" w:rsidRDefault="00E5587C" w:rsidP="007705BC">
      <w:pPr>
        <w:autoSpaceDE w:val="0"/>
        <w:autoSpaceDN w:val="0"/>
        <w:adjustRightInd w:val="0"/>
        <w:spacing w:after="0" w:line="240" w:lineRule="auto"/>
        <w:rPr>
          <w:ins w:id="103" w:author="Matt" w:date="2014-08-25T20:29:00Z"/>
          <w:rFonts w:ascii="NimbusRomNo9L-Regu" w:hAnsi="NimbusRomNo9L-Regu" w:cs="NimbusRomNo9L-Regu"/>
          <w:sz w:val="17"/>
          <w:szCs w:val="17"/>
        </w:rPr>
      </w:pPr>
      <w:ins w:id="104" w:author="Matt" w:date="2014-08-25T20:43:00Z">
        <w:r>
          <w:rPr>
            <w:rFonts w:ascii="NimbusRomNo9L-Regu" w:hAnsi="NimbusRomNo9L-Regu" w:cs="NimbusRomNo9L-Regu"/>
            <w:sz w:val="17"/>
            <w:szCs w:val="17"/>
          </w:rPr>
          <w:t xml:space="preserve">Added a proper </w:t>
        </w:r>
      </w:ins>
      <w:ins w:id="105" w:author="Matt" w:date="2014-08-25T20:44:00Z">
        <w:r w:rsidR="00986136">
          <w:rPr>
            <w:rFonts w:ascii="NimbusRomNo9L-Regu" w:hAnsi="NimbusRomNo9L-Regu" w:cs="NimbusRomNo9L-Regu"/>
            <w:sz w:val="17"/>
            <w:szCs w:val="17"/>
          </w:rPr>
          <w:t>reference and citation.</w:t>
        </w:r>
      </w:ins>
    </w:p>
    <w:p w14:paraId="583C8280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106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2B03B746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107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489AD4D1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767B900F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7D5296C4" w14:textId="77777777" w:rsidR="00AD1BF7" w:rsidRDefault="00AD1BF7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1.4 </w:t>
      </w:r>
      <w:r>
        <w:rPr>
          <w:rFonts w:ascii="NimbusRomNo9L-Regu" w:hAnsi="NimbusRomNo9L-Regu" w:cs="NimbusRomNo9L-Regu"/>
          <w:sz w:val="17"/>
          <w:szCs w:val="17"/>
        </w:rPr>
        <w:t xml:space="preserve">Oil prices and production. **** Recreate this graph from our own data? </w:t>
      </w:r>
      <w:bookmarkStart w:id="108" w:name="OLE_LINK8"/>
      <w:bookmarkStart w:id="109" w:name="OLE_LINK9"/>
      <w:r>
        <w:rPr>
          <w:rFonts w:ascii="txtt" w:hAnsi="txtt" w:cs="txtt"/>
          <w:sz w:val="17"/>
          <w:szCs w:val="17"/>
        </w:rPr>
        <w:t>http://www.</w:t>
      </w:r>
    </w:p>
    <w:p w14:paraId="646EDF34" w14:textId="77777777" w:rsidR="007705BC" w:rsidRDefault="00AD1BF7" w:rsidP="00AD1BF7">
      <w:pPr>
        <w:autoSpaceDE w:val="0"/>
        <w:autoSpaceDN w:val="0"/>
        <w:adjustRightInd w:val="0"/>
        <w:spacing w:after="0" w:line="240" w:lineRule="auto"/>
        <w:rPr>
          <w:ins w:id="110" w:author="Matt" w:date="2014-08-25T20:46:00Z"/>
          <w:rFonts w:ascii="txtt" w:hAnsi="txtt" w:cs="txtt"/>
          <w:sz w:val="17"/>
          <w:szCs w:val="17"/>
        </w:rPr>
      </w:pPr>
      <w:r>
        <w:rPr>
          <w:rFonts w:ascii="txtt" w:hAnsi="txtt" w:cs="txtt"/>
          <w:sz w:val="17"/>
          <w:szCs w:val="17"/>
        </w:rPr>
        <w:t>theoildrum.com/node/8162</w:t>
      </w:r>
      <w:bookmarkEnd w:id="108"/>
      <w:bookmarkEnd w:id="109"/>
      <w:r>
        <w:rPr>
          <w:rFonts w:ascii="txtt" w:hAnsi="txtt" w:cs="txtt"/>
          <w:sz w:val="17"/>
          <w:szCs w:val="17"/>
        </w:rPr>
        <w:t xml:space="preserve">  &lt;&lt;probably best to use  oil alone.</w:t>
      </w:r>
      <w:r w:rsidR="00B95A7A">
        <w:rPr>
          <w:rFonts w:ascii="txtt" w:hAnsi="txtt" w:cs="txtt"/>
          <w:sz w:val="17"/>
          <w:szCs w:val="17"/>
        </w:rPr>
        <w:t xml:space="preserve">(not condensate) </w:t>
      </w:r>
      <w:r>
        <w:rPr>
          <w:rFonts w:ascii="txtt" w:hAnsi="txtt" w:cs="txtt"/>
          <w:sz w:val="17"/>
          <w:szCs w:val="17"/>
        </w:rPr>
        <w:t xml:space="preserve">   I h</w:t>
      </w:r>
      <w:r w:rsidR="00B95A7A">
        <w:rPr>
          <w:rFonts w:ascii="txtt" w:hAnsi="txtt" w:cs="txtt"/>
          <w:sz w:val="17"/>
          <w:szCs w:val="17"/>
        </w:rPr>
        <w:t>a</w:t>
      </w:r>
      <w:r>
        <w:rPr>
          <w:rFonts w:ascii="txtt" w:hAnsi="txtt" w:cs="txtt"/>
          <w:sz w:val="17"/>
          <w:szCs w:val="17"/>
        </w:rPr>
        <w:t xml:space="preserve">ve sent out some in my Energy list Serve.  Best to get from </w:t>
      </w:r>
      <w:r w:rsidR="00B95A7A">
        <w:rPr>
          <w:rFonts w:ascii="txtt" w:hAnsi="txtt" w:cs="txtt"/>
          <w:sz w:val="17"/>
          <w:szCs w:val="17"/>
        </w:rPr>
        <w:t xml:space="preserve">Ron Patterson </w:t>
      </w:r>
      <w:r>
        <w:rPr>
          <w:rFonts w:ascii="txtt" w:hAnsi="txtt" w:cs="txtt"/>
          <w:sz w:val="17"/>
          <w:szCs w:val="17"/>
        </w:rPr>
        <w:t xml:space="preserve">in Texas  </w:t>
      </w:r>
    </w:p>
    <w:p w14:paraId="4FD87D62" w14:textId="77777777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ins w:id="111" w:author="Matt" w:date="2014-08-25T20:46:00Z"/>
          <w:rFonts w:ascii="txtt" w:hAnsi="txtt" w:cs="txtt"/>
          <w:sz w:val="17"/>
          <w:szCs w:val="17"/>
        </w:rPr>
      </w:pPr>
    </w:p>
    <w:p w14:paraId="3F4F0399" w14:textId="3D802E7D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ins w:id="112" w:author="Matt" w:date="2014-08-25T20:53:00Z"/>
          <w:rFonts w:ascii="txtt" w:hAnsi="txtt" w:cs="txtt"/>
          <w:sz w:val="17"/>
          <w:szCs w:val="17"/>
        </w:rPr>
      </w:pPr>
      <w:ins w:id="113" w:author="Matt" w:date="2014-08-25T20:46:00Z">
        <w:r>
          <w:rPr>
            <w:rFonts w:ascii="txtt" w:hAnsi="txtt" w:cs="txtt"/>
            <w:sz w:val="17"/>
            <w:szCs w:val="17"/>
          </w:rPr>
          <w:t xml:space="preserve">We will </w:t>
        </w:r>
      </w:ins>
      <w:ins w:id="114" w:author="Matt" w:date="2014-08-25T20:53:00Z">
        <w:r w:rsidR="00D430C4">
          <w:rPr>
            <w:rFonts w:ascii="txtt" w:hAnsi="txtt" w:cs="txtt"/>
            <w:sz w:val="17"/>
            <w:szCs w:val="17"/>
          </w:rPr>
          <w:t>use crude only when recreating this graph.</w:t>
        </w:r>
      </w:ins>
    </w:p>
    <w:p w14:paraId="0F2C9C98" w14:textId="77777777" w:rsidR="00D430C4" w:rsidRDefault="00D430C4" w:rsidP="00AD1BF7">
      <w:pPr>
        <w:autoSpaceDE w:val="0"/>
        <w:autoSpaceDN w:val="0"/>
        <w:adjustRightInd w:val="0"/>
        <w:spacing w:after="0" w:line="240" w:lineRule="auto"/>
        <w:rPr>
          <w:ins w:id="115" w:author="Matt" w:date="2014-08-25T20:53:00Z"/>
          <w:rFonts w:ascii="txtt" w:hAnsi="txtt" w:cs="txtt"/>
          <w:sz w:val="17"/>
          <w:szCs w:val="17"/>
        </w:rPr>
      </w:pPr>
    </w:p>
    <w:p w14:paraId="79843EE2" w14:textId="77777777" w:rsidR="00D430C4" w:rsidRDefault="00D430C4" w:rsidP="00AD1BF7">
      <w:pPr>
        <w:autoSpaceDE w:val="0"/>
        <w:autoSpaceDN w:val="0"/>
        <w:adjustRightInd w:val="0"/>
        <w:spacing w:after="0" w:line="240" w:lineRule="auto"/>
        <w:rPr>
          <w:ins w:id="116" w:author="Matt" w:date="2014-08-25T20:46:00Z"/>
          <w:rFonts w:ascii="txtt" w:hAnsi="txtt" w:cs="txtt"/>
          <w:sz w:val="17"/>
          <w:szCs w:val="17"/>
        </w:rPr>
      </w:pPr>
    </w:p>
    <w:p w14:paraId="5549ED1B" w14:textId="77777777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</w:p>
    <w:p w14:paraId="0C75AD6D" w14:textId="77777777" w:rsidR="00B95A7A" w:rsidRDefault="00B95A7A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txtt" w:hAnsi="txtt" w:cs="txtt"/>
          <w:sz w:val="17"/>
          <w:szCs w:val="17"/>
        </w:rPr>
        <w:t xml:space="preserve"> </w:t>
      </w:r>
    </w:p>
    <w:p w14:paraId="198AF8C8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p. 9 </w:t>
      </w:r>
      <w:r>
        <w:rPr>
          <w:rFonts w:ascii="NimbusRomNo9L-Regu" w:hAnsi="NimbusRomNo9L-Regu" w:cs="NimbusRomNo9L-Regu"/>
          <w:sz w:val="20"/>
          <w:szCs w:val="20"/>
        </w:rPr>
        <w:t xml:space="preserve">But, in 1960  could worldwide the &lt;&lt;&lt;&lt;&lt;&lt;&lt;oil production rate have been increased by 20% in </w:t>
      </w:r>
    </w:p>
    <w:p w14:paraId="0376BD64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ins w:id="117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42FBCFF8" w14:textId="77777777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ins w:id="118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09C2A91E" w14:textId="77777777" w:rsidR="00D94D1A" w:rsidRDefault="00D94D1A" w:rsidP="001E4037">
      <w:pPr>
        <w:rPr>
          <w:ins w:id="119" w:author="Matt" w:date="2014-08-26T20:39:00Z"/>
          <w:rFonts w:ascii="NimbusRomNo9L-Regu" w:hAnsi="NimbusRomNo9L-Regu" w:cs="NimbusRomNo9L-Regu"/>
          <w:sz w:val="20"/>
          <w:szCs w:val="20"/>
        </w:rPr>
      </w:pPr>
      <w:ins w:id="120" w:author="Matt" w:date="2014-08-26T20:39:00Z">
        <w:r>
          <w:rPr>
            <w:rFonts w:ascii="NimbusRomNo9L-Regu" w:hAnsi="NimbusRomNo9L-Regu" w:cs="NimbusRomNo9L-Regu"/>
            <w:sz w:val="20"/>
            <w:szCs w:val="20"/>
          </w:rPr>
          <w:t>Changed to:</w:t>
        </w:r>
      </w:ins>
    </w:p>
    <w:p w14:paraId="3BE0479F" w14:textId="5585B9EF" w:rsidR="001E4037" w:rsidRPr="001E4037" w:rsidRDefault="001E4037" w:rsidP="001E4037">
      <w:pPr>
        <w:rPr>
          <w:ins w:id="121" w:author="Matt" w:date="2014-08-25T21:05:00Z"/>
          <w:rFonts w:ascii="NimbusRomNo9L-Regu" w:hAnsi="NimbusRomNo9L-Regu" w:cs="NimbusRomNo9L-Regu"/>
          <w:sz w:val="20"/>
          <w:szCs w:val="20"/>
        </w:rPr>
      </w:pPr>
      <w:ins w:id="122" w:author="Matt" w:date="2014-08-25T21:05:00Z">
        <w:r w:rsidRPr="001E4037">
          <w:rPr>
            <w:rFonts w:ascii="NimbusRomNo9L-Regu" w:hAnsi="NimbusRomNo9L-Regu" w:cs="NimbusRomNo9L-Regu"/>
            <w:sz w:val="20"/>
            <w:szCs w:val="20"/>
          </w:rPr>
          <w:t xml:space="preserve">But, in 1960 could the oil production rate have been increased </w:t>
        </w:r>
        <w:r w:rsidR="00D94D1A">
          <w:rPr>
            <w:rFonts w:ascii="NimbusRomNo9L-Regu" w:hAnsi="NimbusRomNo9L-Regu" w:cs="NimbusRomNo9L-Regu"/>
            <w:sz w:val="20"/>
            <w:szCs w:val="20"/>
          </w:rPr>
          <w:t>…</w:t>
        </w:r>
      </w:ins>
    </w:p>
    <w:p w14:paraId="51FEB2C7" w14:textId="780B9C4A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ins w:id="123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5A955224" w14:textId="77777777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D4C69A9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ins w:id="124" w:author="Matt" w:date="2014-08-25T21:05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10 In these circumstances, oil supply is said to be very </w:t>
      </w:r>
      <w:r>
        <w:rPr>
          <w:rFonts w:ascii="NimbusRomNo9L-ReguItal" w:hAnsi="NimbusRomNo9L-ReguItal" w:cs="NimbusRomNo9L-ReguItal"/>
          <w:sz w:val="20"/>
          <w:szCs w:val="20"/>
        </w:rPr>
        <w:t xml:space="preserve">inelastic  (unresponsive)  &lt;&lt;&lt; </w:t>
      </w:r>
      <w:r>
        <w:rPr>
          <w:rFonts w:ascii="NimbusRomNo9L-Regu" w:hAnsi="NimbusRomNo9L-Regu" w:cs="NimbusRomNo9L-Regu"/>
          <w:sz w:val="20"/>
          <w:szCs w:val="20"/>
        </w:rPr>
        <w:t>to price.</w:t>
      </w:r>
    </w:p>
    <w:p w14:paraId="1F4C0A0B" w14:textId="77777777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ins w:id="125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24688AD1" w14:textId="77777777" w:rsidR="006C2231" w:rsidRDefault="006C2231" w:rsidP="009F52B8">
      <w:pPr>
        <w:autoSpaceDE w:val="0"/>
        <w:autoSpaceDN w:val="0"/>
        <w:adjustRightInd w:val="0"/>
        <w:spacing w:after="0" w:line="240" w:lineRule="auto"/>
        <w:rPr>
          <w:ins w:id="126" w:author="Matt" w:date="2014-08-25T21:06:00Z"/>
          <w:rFonts w:ascii="NimbusRomNo9L-Regu" w:hAnsi="NimbusRomNo9L-Regu" w:cs="NimbusRomNo9L-Regu"/>
          <w:sz w:val="20"/>
          <w:szCs w:val="20"/>
        </w:rPr>
      </w:pPr>
      <w:ins w:id="127" w:author="Matt" w:date="2014-08-25T21:06:00Z">
        <w:r>
          <w:rPr>
            <w:rFonts w:ascii="NimbusRomNo9L-Regu" w:hAnsi="NimbusRomNo9L-Regu" w:cs="NimbusRomNo9L-Regu"/>
            <w:sz w:val="20"/>
            <w:szCs w:val="20"/>
          </w:rPr>
          <w:t>Changed to:</w:t>
        </w:r>
      </w:ins>
    </w:p>
    <w:p w14:paraId="4F48D597" w14:textId="77777777" w:rsidR="006C2231" w:rsidRDefault="006C2231" w:rsidP="009F52B8">
      <w:pPr>
        <w:autoSpaceDE w:val="0"/>
        <w:autoSpaceDN w:val="0"/>
        <w:adjustRightInd w:val="0"/>
        <w:spacing w:after="0" w:line="240" w:lineRule="auto"/>
        <w:rPr>
          <w:ins w:id="128" w:author="Matt" w:date="2014-08-26T20:38:00Z"/>
          <w:rFonts w:ascii="NimbusRomNo9L-Regu" w:hAnsi="NimbusRomNo9L-Regu" w:cs="NimbusRomNo9L-Regu"/>
          <w:sz w:val="20"/>
          <w:szCs w:val="20"/>
        </w:rPr>
      </w:pPr>
    </w:p>
    <w:p w14:paraId="4586A59C" w14:textId="42298E67" w:rsidR="009F52B8" w:rsidRPr="009F52B8" w:rsidRDefault="009F52B8" w:rsidP="009F52B8">
      <w:pPr>
        <w:autoSpaceDE w:val="0"/>
        <w:autoSpaceDN w:val="0"/>
        <w:adjustRightInd w:val="0"/>
        <w:spacing w:after="0" w:line="240" w:lineRule="auto"/>
        <w:rPr>
          <w:ins w:id="129" w:author="Matt" w:date="2014-08-25T21:06:00Z"/>
          <w:rFonts w:ascii="NimbusRomNo9L-Regu" w:hAnsi="NimbusRomNo9L-Regu" w:cs="NimbusRomNo9L-Regu"/>
          <w:sz w:val="20"/>
          <w:szCs w:val="20"/>
        </w:rPr>
      </w:pPr>
      <w:ins w:id="130" w:author="Matt" w:date="2014-08-25T21:06:00Z"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In these circumstances, </w:t>
        </w:r>
      </w:ins>
    </w:p>
    <w:p w14:paraId="598C3600" w14:textId="3836E955" w:rsidR="009F52B8" w:rsidRPr="009F52B8" w:rsidRDefault="009F52B8" w:rsidP="009F52B8">
      <w:pPr>
        <w:autoSpaceDE w:val="0"/>
        <w:autoSpaceDN w:val="0"/>
        <w:adjustRightInd w:val="0"/>
        <w:spacing w:after="0" w:line="240" w:lineRule="auto"/>
        <w:rPr>
          <w:ins w:id="131" w:author="Matt" w:date="2014-08-25T21:06:00Z"/>
          <w:rFonts w:ascii="NimbusRomNo9L-Regu" w:hAnsi="NimbusRomNo9L-Regu" w:cs="NimbusRomNo9L-Regu"/>
          <w:sz w:val="20"/>
          <w:szCs w:val="20"/>
        </w:rPr>
      </w:pPr>
      <w:ins w:id="132" w:author="Matt" w:date="2014-08-25T21:06:00Z"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oil supply is </w:t>
        </w:r>
        <w:r>
          <w:rPr>
            <w:rFonts w:ascii="NimbusRomNo9L-Regu" w:hAnsi="NimbusRomNo9L-Regu" w:cs="NimbusRomNo9L-Regu"/>
            <w:sz w:val="20"/>
            <w:szCs w:val="20"/>
          </w:rPr>
          <w:t>said to be very inelastic</w:t>
        </w:r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 (unresponsive) to price.</w:t>
        </w:r>
      </w:ins>
    </w:p>
    <w:p w14:paraId="432A0E34" w14:textId="1B5F8DAE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ins w:id="133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3F6FC24C" w14:textId="77777777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77E6B68" w14:textId="77777777" w:rsidR="00D03E3A" w:rsidRDefault="00D03E3A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7EB6E17" w14:textId="77777777" w:rsidR="00D03E3A" w:rsidRDefault="00D03E3A" w:rsidP="00D03E3A">
      <w:pPr>
        <w:autoSpaceDE w:val="0"/>
        <w:autoSpaceDN w:val="0"/>
        <w:adjustRightInd w:val="0"/>
        <w:spacing w:after="0" w:line="240" w:lineRule="auto"/>
        <w:rPr>
          <w:ins w:id="134" w:author="Matt" w:date="2014-08-25T21:08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p.11 .</w:t>
      </w:r>
      <w:r w:rsidRPr="00D03E3A"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For oil only, Murphy and Hall found that the oil cost share threshold that correlates with US recessions is about 5.5%.[14]   Not Murphy and Hall   but Hamilton is source….</w:t>
      </w:r>
    </w:p>
    <w:p w14:paraId="25E1F7E4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135" w:author="Matt" w:date="2014-08-26T19:52:00Z"/>
          <w:rFonts w:ascii="NimbusRomNo9L-Regu" w:hAnsi="NimbusRomNo9L-Regu" w:cs="NimbusRomNo9L-Regu"/>
          <w:sz w:val="20"/>
          <w:szCs w:val="20"/>
        </w:rPr>
      </w:pPr>
    </w:p>
    <w:p w14:paraId="20C254C7" w14:textId="5546157E" w:rsidR="00145BAC" w:rsidRPr="00145BAC" w:rsidRDefault="00145BAC" w:rsidP="00D03E3A">
      <w:pPr>
        <w:autoSpaceDE w:val="0"/>
        <w:autoSpaceDN w:val="0"/>
        <w:adjustRightInd w:val="0"/>
        <w:spacing w:after="0" w:line="240" w:lineRule="auto"/>
        <w:rPr>
          <w:ins w:id="136" w:author="Matt" w:date="2014-08-25T21:08:00Z"/>
          <w:rFonts w:ascii="Times New Roman" w:hAnsi="Times New Roman" w:cs="Times New Roman"/>
          <w:sz w:val="24"/>
          <w:szCs w:val="24"/>
          <w:rPrChange w:id="137" w:author="Matt" w:date="2014-08-26T19:52:00Z">
            <w:rPr>
              <w:ins w:id="138" w:author="Matt" w:date="2014-08-25T21:08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39" w:author="Matt" w:date="2014-08-26T19:52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10222E94" w14:textId="531A8ACD" w:rsidR="00D23A7D" w:rsidRDefault="00BC5E91" w:rsidP="00D03E3A">
      <w:pPr>
        <w:autoSpaceDE w:val="0"/>
        <w:autoSpaceDN w:val="0"/>
        <w:adjustRightInd w:val="0"/>
        <w:spacing w:after="0" w:line="240" w:lineRule="auto"/>
        <w:rPr>
          <w:ins w:id="140" w:author="Matt" w:date="2014-08-26T20:39:00Z"/>
          <w:rFonts w:ascii="NimbusRomNo9L-Regu" w:hAnsi="NimbusRomNo9L-Regu" w:cs="NimbusRomNo9L-Regu"/>
          <w:b/>
          <w:sz w:val="32"/>
          <w:szCs w:val="20"/>
        </w:rPr>
      </w:pPr>
      <w:ins w:id="141" w:author="Matt" w:date="2014-08-25T21:08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42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The above comment is unclear. </w:t>
        </w:r>
      </w:ins>
      <w:ins w:id="143" w:author="Matt" w:date="2014-08-26T20:39:00Z">
        <w:r w:rsidR="00D23A7D">
          <w:rPr>
            <w:rFonts w:ascii="NimbusRomNo9L-Regu" w:hAnsi="NimbusRomNo9L-Regu" w:cs="NimbusRomNo9L-Regu"/>
            <w:b/>
            <w:sz w:val="32"/>
            <w:szCs w:val="20"/>
          </w:rPr>
          <w:t>Request</w:t>
        </w:r>
      </w:ins>
      <w:ins w:id="144" w:author="Matt" w:date="2014-08-29T12:41:00Z">
        <w:r w:rsidR="00412106">
          <w:rPr>
            <w:rFonts w:ascii="NimbusRomNo9L-Regu" w:hAnsi="NimbusRomNo9L-Regu" w:cs="NimbusRomNo9L-Regu"/>
            <w:b/>
            <w:sz w:val="32"/>
            <w:szCs w:val="20"/>
          </w:rPr>
          <w:t>ing</w:t>
        </w:r>
      </w:ins>
      <w:ins w:id="145" w:author="Matt" w:date="2014-08-26T20:39:00Z">
        <w:r w:rsidR="00D23A7D">
          <w:rPr>
            <w:rFonts w:ascii="NimbusRomNo9L-Regu" w:hAnsi="NimbusRomNo9L-Regu" w:cs="NimbusRomNo9L-Regu"/>
            <w:b/>
            <w:sz w:val="32"/>
            <w:szCs w:val="20"/>
          </w:rPr>
          <w:t xml:space="preserve"> clarification. </w:t>
        </w:r>
      </w:ins>
    </w:p>
    <w:p w14:paraId="7CB36C6B" w14:textId="0A61972C" w:rsidR="00145BAC" w:rsidRPr="00C21B64" w:rsidRDefault="007839FD" w:rsidP="00D03E3A">
      <w:pPr>
        <w:autoSpaceDE w:val="0"/>
        <w:autoSpaceDN w:val="0"/>
        <w:adjustRightInd w:val="0"/>
        <w:spacing w:after="0" w:line="240" w:lineRule="auto"/>
        <w:rPr>
          <w:ins w:id="146" w:author="Matt" w:date="2014-08-25T21:10:00Z"/>
          <w:rFonts w:ascii="NimbusRomNo9L-Regu" w:hAnsi="NimbusRomNo9L-Regu" w:cs="NimbusRomNo9L-Regu"/>
          <w:b/>
          <w:sz w:val="32"/>
          <w:szCs w:val="20"/>
          <w:rPrChange w:id="147" w:author="Matt" w:date="2014-08-26T19:57:00Z">
            <w:rPr>
              <w:ins w:id="148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49" w:author="Matt" w:date="2014-08-25T21:08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50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Reference [14] is Murphy and Hall. </w:t>
        </w:r>
        <w:r w:rsidR="00BC5E91" w:rsidRPr="00C21B64">
          <w:rPr>
            <w:rFonts w:ascii="NimbusRomNo9L-Regu" w:hAnsi="NimbusRomNo9L-Regu" w:cs="NimbusRomNo9L-Regu"/>
            <w:b/>
            <w:sz w:val="32"/>
            <w:szCs w:val="20"/>
            <w:rPrChange w:id="151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Murphy and Hall </w:t>
        </w:r>
        <w:r w:rsidRPr="00C21B64">
          <w:rPr>
            <w:rFonts w:ascii="NimbusRomNo9L-Regu" w:hAnsi="NimbusRomNo9L-Regu" w:cs="NimbusRomNo9L-Regu"/>
            <w:b/>
            <w:sz w:val="32"/>
            <w:szCs w:val="20"/>
            <w:rPrChange w:id="152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[14] </w:t>
        </w:r>
      </w:ins>
      <w:ins w:id="153" w:author="Matt" w:date="2014-08-25T21:11:00Z">
        <w:r w:rsidR="00DC19F3" w:rsidRPr="00C21B64">
          <w:rPr>
            <w:rFonts w:ascii="NimbusRomNo9L-Regu" w:hAnsi="NimbusRomNo9L-Regu" w:cs="NimbusRomNo9L-Regu"/>
            <w:b/>
            <w:sz w:val="32"/>
            <w:szCs w:val="20"/>
            <w:rPrChange w:id="154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do</w:t>
        </w:r>
      </w:ins>
      <w:ins w:id="155" w:author="Matt" w:date="2014-08-25T21:08:00Z">
        <w:r w:rsidR="00BC5E91" w:rsidRPr="00C21B64">
          <w:rPr>
            <w:rFonts w:ascii="NimbusRomNo9L-Regu" w:hAnsi="NimbusRomNo9L-Regu" w:cs="NimbusRomNo9L-Regu"/>
            <w:b/>
            <w:sz w:val="32"/>
            <w:szCs w:val="20"/>
            <w:rPrChange w:id="156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not reference Hamilton.</w:t>
        </w:r>
      </w:ins>
      <w:ins w:id="157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58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Murphy and Hall </w:t>
        </w:r>
      </w:ins>
      <w:ins w:id="159" w:author="Matt" w:date="2014-08-25T21:12:00Z">
        <w:r w:rsidR="007646FB" w:rsidRPr="00C21B64">
          <w:rPr>
            <w:rFonts w:ascii="NimbusRomNo9L-Regu" w:hAnsi="NimbusRomNo9L-Regu" w:cs="NimbusRomNo9L-Regu"/>
            <w:b/>
            <w:sz w:val="32"/>
            <w:szCs w:val="20"/>
            <w:rPrChange w:id="160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[14] has</w:t>
        </w:r>
      </w:ins>
      <w:ins w:id="161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62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</w:t>
        </w:r>
      </w:ins>
      <w:ins w:id="163" w:author="Matt" w:date="2014-08-25T21:12:00Z">
        <w:r w:rsidR="00035C5D" w:rsidRPr="00C21B64">
          <w:rPr>
            <w:rFonts w:ascii="NimbusRomNo9L-Regu" w:hAnsi="NimbusRomNo9L-Regu" w:cs="NimbusRomNo9L-Regu"/>
            <w:b/>
            <w:sz w:val="32"/>
            <w:szCs w:val="20"/>
            <w:rPrChange w:id="164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the following</w:t>
        </w:r>
      </w:ins>
      <w:ins w:id="165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66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figure:</w:t>
        </w:r>
      </w:ins>
    </w:p>
    <w:p w14:paraId="30A2BF45" w14:textId="0687FFE1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167" w:author="Matt" w:date="2014-08-25T21:10:00Z"/>
          <w:rFonts w:ascii="NimbusRomNo9L-Regu" w:hAnsi="NimbusRomNo9L-Regu" w:cs="NimbusRomNo9L-Regu"/>
          <w:sz w:val="20"/>
          <w:szCs w:val="20"/>
        </w:rPr>
      </w:pPr>
      <w:ins w:id="168" w:author="Matt" w:date="2014-08-25T21:10:00Z">
        <w:r>
          <w:rPr>
            <w:rFonts w:ascii="NimbusRomNo9L-Regu" w:hAnsi="NimbusRomNo9L-Regu" w:cs="NimbusRomNo9L-Regu"/>
            <w:noProof/>
            <w:sz w:val="20"/>
            <w:szCs w:val="20"/>
            <w:rPrChange w:id="169" w:author="Unknown">
              <w:rPr>
                <w:noProof/>
              </w:rPr>
            </w:rPrChange>
          </w:rPr>
          <w:drawing>
            <wp:inline distT="0" distB="0" distL="0" distR="0" wp14:anchorId="1E7C214A" wp14:editId="6D39972B">
              <wp:extent cx="5943600" cy="3322320"/>
              <wp:effectExtent l="0" t="0" r="0" b="508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322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043101E" w14:textId="77777777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170" w:author="Matt" w:date="2014-08-25T21:10:00Z"/>
          <w:rFonts w:ascii="NimbusRomNo9L-Regu" w:hAnsi="NimbusRomNo9L-Regu" w:cs="NimbusRomNo9L-Regu"/>
          <w:sz w:val="20"/>
          <w:szCs w:val="20"/>
        </w:rPr>
      </w:pPr>
    </w:p>
    <w:p w14:paraId="006B6815" w14:textId="7F371C3B" w:rsidR="00BA7E1B" w:rsidRPr="00C21B64" w:rsidRDefault="00BA7E1B" w:rsidP="00D03E3A">
      <w:pPr>
        <w:autoSpaceDE w:val="0"/>
        <w:autoSpaceDN w:val="0"/>
        <w:adjustRightInd w:val="0"/>
        <w:spacing w:after="0" w:line="240" w:lineRule="auto"/>
        <w:rPr>
          <w:ins w:id="171" w:author="Matt" w:date="2014-08-25T21:10:00Z"/>
          <w:rFonts w:ascii="NimbusRomNo9L-Regu" w:hAnsi="NimbusRomNo9L-Regu" w:cs="NimbusRomNo9L-Regu"/>
          <w:b/>
          <w:sz w:val="32"/>
          <w:szCs w:val="20"/>
          <w:rPrChange w:id="172" w:author="Matt" w:date="2014-08-26T19:57:00Z">
            <w:rPr>
              <w:ins w:id="173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74" w:author="Matt" w:date="2014-08-25T21:10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75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which clearly shows the 5.5% cost share threshold.</w:t>
        </w:r>
      </w:ins>
    </w:p>
    <w:p w14:paraId="7C7E6185" w14:textId="77777777" w:rsidR="00F16ECA" w:rsidRPr="00C21B64" w:rsidRDefault="00F16ECA" w:rsidP="00D03E3A">
      <w:pPr>
        <w:autoSpaceDE w:val="0"/>
        <w:autoSpaceDN w:val="0"/>
        <w:adjustRightInd w:val="0"/>
        <w:spacing w:after="0" w:line="240" w:lineRule="auto"/>
        <w:rPr>
          <w:ins w:id="176" w:author="Matt" w:date="2014-08-25T21:10:00Z"/>
          <w:rFonts w:ascii="NimbusRomNo9L-Regu" w:hAnsi="NimbusRomNo9L-Regu" w:cs="NimbusRomNo9L-Regu"/>
          <w:b/>
          <w:sz w:val="32"/>
          <w:szCs w:val="20"/>
          <w:rPrChange w:id="177" w:author="Matt" w:date="2014-08-26T19:57:00Z">
            <w:rPr>
              <w:ins w:id="178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</w:p>
    <w:p w14:paraId="17701558" w14:textId="41EF8558" w:rsidR="00F16ECA" w:rsidRPr="00C21B64" w:rsidRDefault="00F16ECA" w:rsidP="00D03E3A">
      <w:pPr>
        <w:autoSpaceDE w:val="0"/>
        <w:autoSpaceDN w:val="0"/>
        <w:adjustRightInd w:val="0"/>
        <w:spacing w:after="0" w:line="240" w:lineRule="auto"/>
        <w:rPr>
          <w:ins w:id="179" w:author="Matt" w:date="2014-08-25T21:08:00Z"/>
          <w:rFonts w:ascii="NimbusRomNo9L-Regu" w:hAnsi="NimbusRomNo9L-Regu" w:cs="NimbusRomNo9L-Regu"/>
          <w:b/>
          <w:sz w:val="32"/>
          <w:szCs w:val="20"/>
          <w:rPrChange w:id="180" w:author="Matt" w:date="2014-08-26T19:57:00Z">
            <w:rPr>
              <w:ins w:id="181" w:author="Matt" w:date="2014-08-25T21:08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82" w:author="Matt" w:date="2014-08-25T21:10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83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Perhaps Charlie can expound a bit on the comment above.</w:t>
        </w:r>
      </w:ins>
    </w:p>
    <w:p w14:paraId="4FBB7EC0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184" w:author="Matt" w:date="2014-08-26T19:53:00Z"/>
          <w:rFonts w:ascii="NimbusRomNo9L-Regu" w:hAnsi="NimbusRomNo9L-Regu" w:cs="NimbusRomNo9L-Regu"/>
          <w:sz w:val="20"/>
          <w:szCs w:val="20"/>
        </w:rPr>
      </w:pPr>
    </w:p>
    <w:p w14:paraId="0EE63A86" w14:textId="77777777" w:rsidR="00145BAC" w:rsidRDefault="00145BAC" w:rsidP="00145BAC">
      <w:pPr>
        <w:autoSpaceDE w:val="0"/>
        <w:autoSpaceDN w:val="0"/>
        <w:adjustRightInd w:val="0"/>
        <w:spacing w:after="0" w:line="240" w:lineRule="auto"/>
        <w:rPr>
          <w:ins w:id="185" w:author="Matt" w:date="2014-08-26T19:53:00Z"/>
          <w:rFonts w:ascii="Times New Roman" w:hAnsi="Times New Roman" w:cs="Times New Roman"/>
          <w:sz w:val="24"/>
          <w:szCs w:val="24"/>
        </w:rPr>
      </w:pPr>
      <w:ins w:id="186" w:author="Matt" w:date="2014-08-26T19:53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55694C39" w14:textId="77777777" w:rsidR="00145BAC" w:rsidRDefault="00145BAC" w:rsidP="00D03E3A">
      <w:pPr>
        <w:autoSpaceDE w:val="0"/>
        <w:autoSpaceDN w:val="0"/>
        <w:adjustRightInd w:val="0"/>
        <w:spacing w:after="0" w:line="240" w:lineRule="auto"/>
        <w:rPr>
          <w:ins w:id="187" w:author="Matt" w:date="2014-09-08T09:36:00Z"/>
          <w:rFonts w:ascii="NimbusRomNo9L-Regu" w:hAnsi="NimbusRomNo9L-Regu" w:cs="NimbusRomNo9L-Regu"/>
          <w:sz w:val="20"/>
          <w:szCs w:val="20"/>
        </w:rPr>
      </w:pPr>
    </w:p>
    <w:p w14:paraId="7CCF72BE" w14:textId="52D114B7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ins w:id="188" w:author="Matt" w:date="2014-09-08T09:36:00Z"/>
          <w:rFonts w:ascii="NimbusRomNo9L-Regu" w:hAnsi="NimbusRomNo9L-Regu" w:cs="NimbusRomNo9L-Regu"/>
          <w:sz w:val="20"/>
          <w:szCs w:val="20"/>
        </w:rPr>
      </w:pPr>
      <w:ins w:id="189" w:author="Matt" w:date="2014-09-08T09:36:00Z">
        <w:r>
          <w:rPr>
            <w:rFonts w:ascii="NimbusRomNo9L-Regu" w:hAnsi="NimbusRomNo9L-Regu" w:cs="NimbusRomNo9L-Regu"/>
            <w:sz w:val="20"/>
            <w:szCs w:val="20"/>
          </w:rPr>
          <w:t>Charlie responded:</w:t>
        </w:r>
      </w:ins>
    </w:p>
    <w:p w14:paraId="2CEA1A26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0" w:author="Matt" w:date="2014-09-08T09:36:00Z"/>
          <w:rFonts w:ascii="Menlo Regular" w:hAnsi="Menlo Regular" w:cs="Menlo Regular"/>
        </w:rPr>
      </w:pPr>
      <w:ins w:id="191" w:author="Matt" w:date="2014-09-08T09:36:00Z">
        <w:r>
          <w:rPr>
            <w:rFonts w:ascii="Menlo Regular" w:hAnsi="Menlo Regular" w:cs="Menlo Regular"/>
          </w:rPr>
          <w:t>from Steve Balogh :</w:t>
        </w:r>
      </w:ins>
    </w:p>
    <w:p w14:paraId="2BF9FC85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2" w:author="Matt" w:date="2014-09-08T09:36:00Z"/>
          <w:rFonts w:ascii="Menlo Regular" w:hAnsi="Menlo Regular" w:cs="Menlo Regular"/>
        </w:rPr>
      </w:pPr>
    </w:p>
    <w:p w14:paraId="3059568E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3" w:author="Matt" w:date="2014-09-08T09:36:00Z"/>
          <w:rFonts w:ascii="Menlo Regular" w:hAnsi="Menlo Regular" w:cs="Menlo Regular"/>
        </w:rPr>
      </w:pPr>
    </w:p>
    <w:p w14:paraId="6E5A5010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4" w:author="Matt" w:date="2014-09-08T09:36:00Z"/>
          <w:rFonts w:ascii="Menlo Regular" w:hAnsi="Menlo Regular" w:cs="Menlo Regular"/>
        </w:rPr>
      </w:pPr>
    </w:p>
    <w:p w14:paraId="19BE64C9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5" w:author="Matt" w:date="2014-09-08T09:36:00Z"/>
          <w:rFonts w:ascii="Menlo Regular" w:hAnsi="Menlo Regular" w:cs="Menlo Regular"/>
        </w:rPr>
      </w:pPr>
      <w:ins w:id="196" w:author="Matt" w:date="2014-09-08T09:36:00Z">
        <w:r>
          <w:rPr>
            <w:rFonts w:ascii="Menlo Regular" w:hAnsi="Menlo Regular" w:cs="Menlo Regular"/>
          </w:rPr>
          <w:t xml:space="preserve">Also, this is how I ended up phrasing it in my dissertation: </w:t>
        </w:r>
      </w:ins>
    </w:p>
    <w:p w14:paraId="382D26F2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7" w:author="Matt" w:date="2014-09-08T09:36:00Z"/>
          <w:rFonts w:ascii="Menlo Regular" w:hAnsi="Menlo Regular" w:cs="Menlo Regular"/>
        </w:rPr>
      </w:pPr>
    </w:p>
    <w:p w14:paraId="373BE709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8" w:author="Matt" w:date="2014-09-08T09:36:00Z"/>
          <w:rFonts w:ascii="Menlo Regular" w:hAnsi="Menlo Regular" w:cs="Menlo Regular"/>
        </w:rPr>
      </w:pPr>
    </w:p>
    <w:p w14:paraId="101B04F0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9" w:author="Matt" w:date="2014-09-08T09:36:00Z"/>
          <w:rFonts w:ascii="Menlo Regular" w:hAnsi="Menlo Regular" w:cs="Menlo Regular"/>
        </w:rPr>
      </w:pPr>
      <w:ins w:id="200" w:author="Matt" w:date="2014-09-08T09:36:00Z">
        <w:r>
          <w:rPr>
            <w:rFonts w:ascii="Menlo Regular" w:hAnsi="Menlo Regular" w:cs="Menlo Regular"/>
          </w:rPr>
          <w:t>"Additionally, when the price of oil increases sharply, there is also a lagged, non-linear response of GDP contraction, which seems to have happened during the last ten out of eleven recessionary periods for most of the Western economies (Hamilton 2003, 2011)."</w:t>
        </w:r>
      </w:ins>
    </w:p>
    <w:p w14:paraId="7799154B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1" w:author="Matt" w:date="2014-09-08T09:36:00Z"/>
          <w:rFonts w:ascii="Menlo Regular" w:hAnsi="Menlo Regular" w:cs="Menlo Regular"/>
        </w:rPr>
      </w:pPr>
    </w:p>
    <w:p w14:paraId="46D2E198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2" w:author="Matt" w:date="2014-09-08T09:36:00Z"/>
          <w:rFonts w:ascii="Menlo Regular" w:hAnsi="Menlo Regular" w:cs="Menlo Regular"/>
        </w:rPr>
      </w:pPr>
    </w:p>
    <w:p w14:paraId="23256E18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3" w:author="Matt" w:date="2014-09-08T09:36:00Z"/>
          <w:rFonts w:ascii="Menlo Regular" w:hAnsi="Menlo Regular" w:cs="Menlo Regular"/>
        </w:rPr>
      </w:pPr>
      <w:ins w:id="204" w:author="Matt" w:date="2014-09-08T09:36:00Z">
        <w:r>
          <w:rPr>
            <w:rFonts w:ascii="Menlo Regular" w:hAnsi="Menlo Regular" w:cs="Menlo Regular"/>
          </w:rPr>
          <w:t xml:space="preserve">Hamilton JD. 2003. What is an oil shock? J Econ. 113: 363–398. </w:t>
        </w:r>
      </w:ins>
    </w:p>
    <w:p w14:paraId="6DFD5B71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5" w:author="Matt" w:date="2014-09-08T09:36:00Z"/>
          <w:rFonts w:ascii="Menlo Regular" w:hAnsi="Menlo Regular" w:cs="Menlo Regular"/>
        </w:rPr>
      </w:pPr>
    </w:p>
    <w:p w14:paraId="2BA9FE41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6" w:author="Matt" w:date="2014-09-08T09:36:00Z"/>
          <w:rFonts w:ascii="Menlo Regular" w:hAnsi="Menlo Regular" w:cs="Menlo Regular"/>
        </w:rPr>
      </w:pPr>
    </w:p>
    <w:p w14:paraId="338BD55C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7" w:author="Matt" w:date="2014-09-08T09:36:00Z"/>
          <w:rFonts w:ascii="Menlo Regular" w:hAnsi="Menlo Regular" w:cs="Menlo Regular"/>
        </w:rPr>
      </w:pPr>
      <w:ins w:id="208" w:author="Matt" w:date="2014-09-08T09:36:00Z">
        <w:r>
          <w:rPr>
            <w:rFonts w:ascii="Menlo Regular" w:hAnsi="Menlo Regular" w:cs="Menlo Regular"/>
          </w:rPr>
          <w:t xml:space="preserve">Hamilton JD. 2011. Nonlinearities and the macroeconomic effects of oil prices. Macroeconomic </w:t>
        </w:r>
      </w:ins>
    </w:p>
    <w:p w14:paraId="3D71D3A4" w14:textId="16850AC8" w:rsidR="00D16CC1" w:rsidRDefault="00D16CC1" w:rsidP="00D16CC1">
      <w:pPr>
        <w:autoSpaceDE w:val="0"/>
        <w:autoSpaceDN w:val="0"/>
        <w:adjustRightInd w:val="0"/>
        <w:spacing w:after="0" w:line="240" w:lineRule="auto"/>
        <w:rPr>
          <w:ins w:id="209" w:author="Matt" w:date="2014-08-25T21:08:00Z"/>
          <w:rFonts w:ascii="NimbusRomNo9L-Regu" w:hAnsi="NimbusRomNo9L-Regu" w:cs="NimbusRomNo9L-Regu"/>
          <w:sz w:val="20"/>
          <w:szCs w:val="20"/>
        </w:rPr>
      </w:pPr>
      <w:ins w:id="210" w:author="Matt" w:date="2014-09-08T09:36:00Z">
        <w:r>
          <w:rPr>
            <w:rFonts w:ascii="Menlo Regular" w:hAnsi="Menlo Regular" w:cs="Menlo Regular"/>
          </w:rPr>
          <w:t>Dynamics. 15: 364–378.</w:t>
        </w:r>
      </w:ins>
    </w:p>
    <w:p w14:paraId="66FA6F8D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211" w:author="Matt" w:date="2014-09-08T09:36:00Z"/>
          <w:rFonts w:ascii="NimbusRomNo9L-Regu" w:hAnsi="NimbusRomNo9L-Regu" w:cs="NimbusRomNo9L-Regu"/>
          <w:sz w:val="20"/>
          <w:szCs w:val="20"/>
        </w:rPr>
      </w:pPr>
    </w:p>
    <w:p w14:paraId="08FB64C4" w14:textId="77777777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ins w:id="212" w:author="Matt" w:date="2014-09-08T09:36:00Z"/>
          <w:rFonts w:ascii="NimbusRomNo9L-Regu" w:hAnsi="NimbusRomNo9L-Regu" w:cs="NimbusRomNo9L-Regu"/>
          <w:sz w:val="20"/>
          <w:szCs w:val="20"/>
        </w:rPr>
      </w:pPr>
    </w:p>
    <w:p w14:paraId="3A2CEF80" w14:textId="0EA1BA9C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ins w:id="213" w:author="Matt" w:date="2014-09-08T09:36:00Z"/>
          <w:rFonts w:ascii="NimbusRomNo9L-Regu" w:hAnsi="NimbusRomNo9L-Regu" w:cs="NimbusRomNo9L-Regu"/>
          <w:sz w:val="20"/>
          <w:szCs w:val="20"/>
        </w:rPr>
      </w:pPr>
      <w:ins w:id="214" w:author="Matt" w:date="2014-09-08T09:36:00Z">
        <w:r>
          <w:rPr>
            <w:rFonts w:ascii="NimbusRomNo9L-Regu" w:hAnsi="NimbusRomNo9L-Regu" w:cs="NimbusRomNo9L-Regu"/>
            <w:sz w:val="20"/>
            <w:szCs w:val="20"/>
          </w:rPr>
          <w:t>Not sure how this helps</w:t>
        </w:r>
        <w:r w:rsidR="00C030AD">
          <w:rPr>
            <w:rFonts w:ascii="NimbusRomNo9L-Regu" w:hAnsi="NimbusRomNo9L-Regu" w:cs="NimbusRomNo9L-Regu"/>
            <w:sz w:val="20"/>
            <w:szCs w:val="20"/>
          </w:rPr>
          <w:t>. We already reference Hamilton elsewhere. And, I don</w:t>
        </w:r>
      </w:ins>
      <w:ins w:id="215" w:author="Matt" w:date="2014-09-08T09:45:00Z">
        <w:r w:rsidR="00C030AD">
          <w:rPr>
            <w:rFonts w:ascii="NimbusRomNo9L-Regu" w:hAnsi="NimbusRomNo9L-Regu" w:cs="NimbusRomNo9L-Regu"/>
            <w:sz w:val="20"/>
            <w:szCs w:val="20"/>
          </w:rPr>
          <w:t xml:space="preserve">’t think that Hamilton identifies the 5.5% threshold. I left the text as-is. </w:t>
        </w:r>
      </w:ins>
    </w:p>
    <w:p w14:paraId="2F5558F8" w14:textId="77777777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ins w:id="216" w:author="Matt" w:date="2014-09-08T09:36:00Z"/>
          <w:rFonts w:ascii="NimbusRomNo9L-Regu" w:hAnsi="NimbusRomNo9L-Regu" w:cs="NimbusRomNo9L-Regu"/>
          <w:sz w:val="20"/>
          <w:szCs w:val="20"/>
        </w:rPr>
      </w:pPr>
    </w:p>
    <w:p w14:paraId="7842EA8C" w14:textId="77777777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2DEB4531" w14:textId="77777777" w:rsidR="00D03E3A" w:rsidRDefault="00400053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Low cost share.  </w:t>
      </w:r>
      <w:bookmarkStart w:id="217" w:name="OLE_LINK10"/>
      <w:bookmarkStart w:id="218" w:name="OLE_LINK11"/>
      <w:r>
        <w:rPr>
          <w:rFonts w:ascii="NimbusRomNo9L-Regu" w:hAnsi="NimbusRomNo9L-Regu" w:cs="NimbusRomNo9L-Regu"/>
          <w:sz w:val="20"/>
          <w:szCs w:val="20"/>
        </w:rPr>
        <w:t xml:space="preserve">Ironically, economists assign low importance to energy because of its cheap price, when its cheap price that has allowed our economy to be able to afford to be so productive. </w:t>
      </w:r>
    </w:p>
    <w:p w14:paraId="21D63FB4" w14:textId="77777777" w:rsidR="009354D9" w:rsidRDefault="009354D9" w:rsidP="009354D9">
      <w:pPr>
        <w:autoSpaceDE w:val="0"/>
        <w:autoSpaceDN w:val="0"/>
        <w:adjustRightInd w:val="0"/>
        <w:spacing w:after="0" w:line="240" w:lineRule="auto"/>
        <w:rPr>
          <w:ins w:id="219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5E0451B4" w14:textId="442CF397" w:rsidR="009354D9" w:rsidRDefault="00FE673A" w:rsidP="009354D9">
      <w:pPr>
        <w:autoSpaceDE w:val="0"/>
        <w:autoSpaceDN w:val="0"/>
        <w:adjustRightInd w:val="0"/>
        <w:spacing w:after="0" w:line="240" w:lineRule="auto"/>
        <w:rPr>
          <w:ins w:id="220" w:author="Matt" w:date="2014-08-25T21:28:00Z"/>
          <w:rFonts w:ascii="NimbusRomNo9L-Regu" w:hAnsi="NimbusRomNo9L-Regu" w:cs="NimbusRomNo9L-Regu"/>
          <w:sz w:val="20"/>
          <w:szCs w:val="20"/>
        </w:rPr>
      </w:pPr>
      <w:ins w:id="221" w:author="Matt" w:date="2014-08-25T21:28:00Z">
        <w:r>
          <w:rPr>
            <w:rFonts w:ascii="NimbusRomNo9L-Regu" w:hAnsi="NimbusRomNo9L-Regu" w:cs="NimbusRomNo9L-Regu"/>
            <w:sz w:val="20"/>
            <w:szCs w:val="20"/>
          </w:rPr>
          <w:t xml:space="preserve">Good point about irony. </w:t>
        </w:r>
      </w:ins>
      <w:ins w:id="222" w:author="Matt" w:date="2014-08-25T21:27:00Z">
        <w:r>
          <w:rPr>
            <w:rFonts w:ascii="NimbusRomNo9L-Regu" w:hAnsi="NimbusRomNo9L-Regu" w:cs="NimbusRomNo9L-Regu"/>
            <w:sz w:val="20"/>
            <w:szCs w:val="20"/>
          </w:rPr>
          <w:t xml:space="preserve">A sentence has been added </w:t>
        </w:r>
      </w:ins>
      <w:ins w:id="223" w:author="Matt" w:date="2014-08-25T21:28:00Z">
        <w:r>
          <w:rPr>
            <w:rFonts w:ascii="NimbusRomNo9L-Regu" w:hAnsi="NimbusRomNo9L-Regu" w:cs="NimbusRomNo9L-Regu"/>
            <w:sz w:val="20"/>
            <w:szCs w:val="20"/>
          </w:rPr>
          <w:t>here to indicate the irony. This paragraph now reads:</w:t>
        </w:r>
      </w:ins>
    </w:p>
    <w:p w14:paraId="780A74BA" w14:textId="77777777" w:rsidR="00FE673A" w:rsidRDefault="00FE673A" w:rsidP="009354D9">
      <w:pPr>
        <w:autoSpaceDE w:val="0"/>
        <w:autoSpaceDN w:val="0"/>
        <w:adjustRightInd w:val="0"/>
        <w:spacing w:after="0" w:line="240" w:lineRule="auto"/>
        <w:rPr>
          <w:ins w:id="224" w:author="Matt" w:date="2014-08-25T21:28:00Z"/>
          <w:rFonts w:ascii="NimbusRomNo9L-Regu" w:hAnsi="NimbusRomNo9L-Regu" w:cs="NimbusRomNo9L-Regu"/>
          <w:sz w:val="20"/>
          <w:szCs w:val="20"/>
        </w:rPr>
      </w:pPr>
    </w:p>
    <w:p w14:paraId="29F2BE75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25" w:author="Matt" w:date="2014-08-25T21:28:00Z"/>
          <w:rFonts w:ascii="NimbusRomNo9L-Regu" w:hAnsi="NimbusRomNo9L-Regu" w:cs="NimbusRomNo9L-Regu"/>
          <w:sz w:val="20"/>
          <w:szCs w:val="20"/>
        </w:rPr>
      </w:pPr>
      <w:ins w:id="22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This may be somewhat surprising in light of mainstream economic theory, </w:t>
        </w:r>
      </w:ins>
    </w:p>
    <w:p w14:paraId="6081677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27" w:author="Matt" w:date="2014-08-25T21:28:00Z"/>
          <w:rFonts w:ascii="NimbusRomNo9L-Regu" w:hAnsi="NimbusRomNo9L-Regu" w:cs="NimbusRomNo9L-Regu"/>
          <w:sz w:val="20"/>
          <w:szCs w:val="20"/>
        </w:rPr>
      </w:pPr>
      <w:ins w:id="228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which ascribes economic importance </w:t>
        </w:r>
      </w:ins>
    </w:p>
    <w:p w14:paraId="5F6A4B3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29" w:author="Matt" w:date="2014-08-25T21:28:00Z"/>
          <w:rFonts w:ascii="NimbusRomNo9L-Regu" w:hAnsi="NimbusRomNo9L-Regu" w:cs="NimbusRomNo9L-Regu"/>
          <w:sz w:val="20"/>
          <w:szCs w:val="20"/>
        </w:rPr>
      </w:pPr>
      <w:ins w:id="230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based on financial cost share, </w:t>
        </w:r>
      </w:ins>
    </w:p>
    <w:p w14:paraId="0BD37B48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1" w:author="Matt" w:date="2014-08-25T21:28:00Z"/>
          <w:rFonts w:ascii="NimbusRomNo9L-Regu" w:hAnsi="NimbusRomNo9L-Regu" w:cs="NimbusRomNo9L-Regu"/>
          <w:sz w:val="20"/>
          <w:szCs w:val="20"/>
        </w:rPr>
      </w:pPr>
      <w:ins w:id="232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not biophysical factors. </w:t>
        </w:r>
      </w:ins>
    </w:p>
    <w:p w14:paraId="4B2D42E3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3" w:author="Matt" w:date="2014-08-25T21:28:00Z"/>
          <w:rFonts w:ascii="NimbusRomNo9L-Regu" w:hAnsi="NimbusRomNo9L-Regu" w:cs="NimbusRomNo9L-Regu"/>
          <w:sz w:val="20"/>
          <w:szCs w:val="20"/>
        </w:rPr>
      </w:pPr>
      <w:ins w:id="234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Indeed, the cost share of energy in mature economies is low, </w:t>
        </w:r>
      </w:ins>
    </w:p>
    <w:p w14:paraId="226BCE1E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5" w:author="Matt" w:date="2014-08-25T21:28:00Z"/>
          <w:rFonts w:ascii="NimbusRomNo9L-Regu" w:hAnsi="NimbusRomNo9L-Regu" w:cs="NimbusRomNo9L-Regu"/>
          <w:sz w:val="20"/>
          <w:szCs w:val="20"/>
        </w:rPr>
      </w:pPr>
      <w:ins w:id="23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and viewing energy as relatively unimportant is justified if</w:t>
        </w:r>
      </w:ins>
    </w:p>
    <w:p w14:paraId="1CCF0B99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7" w:author="Matt" w:date="2014-08-25T21:28:00Z"/>
          <w:rFonts w:ascii="NimbusRomNo9L-Regu" w:hAnsi="NimbusRomNo9L-Regu" w:cs="NimbusRomNo9L-Regu"/>
          <w:sz w:val="20"/>
          <w:szCs w:val="20"/>
        </w:rPr>
      </w:pPr>
      <w:ins w:id="238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one's view of ``importance'' is limited to financial information only.</w:t>
        </w:r>
      </w:ins>
    </w:p>
    <w:p w14:paraId="4DFCB6FC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9" w:author="Matt" w:date="2014-08-25T21:28:00Z"/>
          <w:rFonts w:ascii="NimbusRomNo9L-Regu" w:hAnsi="NimbusRomNo9L-Regu" w:cs="NimbusRomNo9L-Regu"/>
          <w:sz w:val="20"/>
          <w:szCs w:val="20"/>
        </w:rPr>
      </w:pPr>
      <w:ins w:id="240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But, many have noted that the physical importance of energy to the economy </w:t>
        </w:r>
      </w:ins>
    </w:p>
    <w:p w14:paraId="7304C98B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1" w:author="Matt" w:date="2014-08-25T21:28:00Z"/>
          <w:rFonts w:ascii="NimbusRomNo9L-Regu" w:hAnsi="NimbusRomNo9L-Regu" w:cs="NimbusRomNo9L-Regu"/>
          <w:sz w:val="20"/>
          <w:szCs w:val="20"/>
        </w:rPr>
      </w:pPr>
      <w:ins w:id="242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far exceeds its cost share.\cite{Ayres:2013aa}</w:t>
        </w:r>
      </w:ins>
    </w:p>
    <w:p w14:paraId="19B4DE32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3" w:author="Matt" w:date="2014-08-25T21:28:00Z"/>
          <w:rFonts w:ascii="NimbusRomNo9L-Regu" w:hAnsi="NimbusRomNo9L-Regu" w:cs="NimbusRomNo9L-Regu"/>
          <w:sz w:val="20"/>
          <w:szCs w:val="20"/>
        </w:rPr>
      </w:pPr>
      <w:ins w:id="244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And, as discussed above, because the economy is coupled </w:t>
        </w:r>
      </w:ins>
    </w:p>
    <w:p w14:paraId="4ABCF204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5" w:author="Matt" w:date="2014-08-25T21:28:00Z"/>
          <w:rFonts w:ascii="NimbusRomNo9L-Regu" w:hAnsi="NimbusRomNo9L-Regu" w:cs="NimbusRomNo9L-Regu"/>
          <w:sz w:val="20"/>
          <w:szCs w:val="20"/>
        </w:rPr>
      </w:pPr>
      <w:ins w:id="24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to the biophysical world through time constraints (as manifest </w:t>
        </w:r>
      </w:ins>
    </w:p>
    <w:p w14:paraId="4D9D52BA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7" w:author="Matt" w:date="2014-08-25T21:28:00Z"/>
          <w:rFonts w:ascii="NimbusRomNo9L-Regu" w:hAnsi="NimbusRomNo9L-Regu" w:cs="NimbusRomNo9L-Regu"/>
          <w:sz w:val="20"/>
          <w:szCs w:val="20"/>
        </w:rPr>
      </w:pPr>
      <w:ins w:id="248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by the low price elasticity of energy supply), </w:t>
        </w:r>
      </w:ins>
    </w:p>
    <w:p w14:paraId="277B8A28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9" w:author="Matt" w:date="2014-08-25T21:28:00Z"/>
          <w:rFonts w:ascii="NimbusRomNo9L-Regu" w:hAnsi="NimbusRomNo9L-Regu" w:cs="NimbusRomNo9L-Regu"/>
          <w:sz w:val="20"/>
          <w:szCs w:val="20"/>
        </w:rPr>
      </w:pPr>
      <w:ins w:id="250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the physical importance of energy far exceeds its financial importance.</w:t>
        </w:r>
      </w:ins>
    </w:p>
    <w:p w14:paraId="496FD92D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51" w:author="Matt" w:date="2014-08-25T21:28:00Z"/>
          <w:rFonts w:ascii="NimbusRomNo9L-Regu" w:hAnsi="NimbusRomNo9L-Regu" w:cs="NimbusRomNo9L-Regu"/>
          <w:sz w:val="20"/>
          <w:szCs w:val="20"/>
        </w:rPr>
      </w:pPr>
      <w:ins w:id="252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Ironically, low energy cost share </w:t>
        </w:r>
      </w:ins>
    </w:p>
    <w:p w14:paraId="62EB7979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53" w:author="Matt" w:date="2014-08-25T21:28:00Z"/>
          <w:rFonts w:ascii="NimbusRomNo9L-Regu" w:hAnsi="NimbusRomNo9L-Regu" w:cs="NimbusRomNo9L-Regu"/>
          <w:sz w:val="20"/>
          <w:szCs w:val="20"/>
        </w:rPr>
      </w:pPr>
      <w:ins w:id="254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is precisely the condition that </w:t>
        </w:r>
      </w:ins>
    </w:p>
    <w:p w14:paraId="7EA006E5" w14:textId="77777777" w:rsid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55" w:author="Matt" w:date="2014-08-25T21:29:00Z"/>
          <w:rFonts w:ascii="NimbusRomNo9L-Regu" w:hAnsi="NimbusRomNo9L-Regu" w:cs="NimbusRomNo9L-Regu"/>
          <w:sz w:val="20"/>
          <w:szCs w:val="20"/>
        </w:rPr>
      </w:pPr>
      <w:ins w:id="25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has allowed economies to be incredibly productive over the last century.</w:t>
        </w:r>
      </w:ins>
    </w:p>
    <w:p w14:paraId="740F1B77" w14:textId="77777777" w:rsidR="00830BE8" w:rsidRPr="00FE673A" w:rsidRDefault="00830BE8" w:rsidP="00FE673A">
      <w:pPr>
        <w:autoSpaceDE w:val="0"/>
        <w:autoSpaceDN w:val="0"/>
        <w:adjustRightInd w:val="0"/>
        <w:spacing w:after="0" w:line="240" w:lineRule="auto"/>
        <w:rPr>
          <w:ins w:id="257" w:author="Matt" w:date="2014-08-25T21:28:00Z"/>
          <w:rFonts w:ascii="NimbusRomNo9L-Regu" w:hAnsi="NimbusRomNo9L-Regu" w:cs="NimbusRomNo9L-Regu"/>
          <w:sz w:val="20"/>
          <w:szCs w:val="20"/>
        </w:rPr>
      </w:pPr>
    </w:p>
    <w:p w14:paraId="5C358DA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58" w:author="Matt" w:date="2014-08-25T21:28:00Z"/>
          <w:rFonts w:ascii="NimbusRomNo9L-Regu" w:hAnsi="NimbusRomNo9L-Regu" w:cs="NimbusRomNo9L-Regu"/>
          <w:sz w:val="20"/>
          <w:szCs w:val="20"/>
        </w:rPr>
      </w:pPr>
      <w:ins w:id="259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The connection between energy and the economy may be difficult to see, </w:t>
        </w:r>
      </w:ins>
    </w:p>
    <w:p w14:paraId="0D873EDF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60" w:author="Matt" w:date="2014-08-25T21:28:00Z"/>
          <w:rFonts w:ascii="NimbusRomNo9L-Regu" w:hAnsi="NimbusRomNo9L-Regu" w:cs="NimbusRomNo9L-Regu"/>
          <w:sz w:val="20"/>
          <w:szCs w:val="20"/>
        </w:rPr>
      </w:pPr>
      <w:ins w:id="261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but, eventually, it becomes impossible to ignore.</w:t>
        </w:r>
      </w:ins>
    </w:p>
    <w:p w14:paraId="50BA3EE3" w14:textId="77777777" w:rsidR="00FE673A" w:rsidRDefault="00FE673A" w:rsidP="009354D9">
      <w:pPr>
        <w:autoSpaceDE w:val="0"/>
        <w:autoSpaceDN w:val="0"/>
        <w:adjustRightInd w:val="0"/>
        <w:spacing w:after="0" w:line="240" w:lineRule="auto"/>
        <w:rPr>
          <w:ins w:id="262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66BF476C" w14:textId="77777777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263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5323DCB0" w14:textId="77777777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264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35CA44AA" w14:textId="77777777" w:rsidR="00400053" w:rsidRDefault="00400053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but it usually EVENTUALLY REFLECTED IN   cost</w:t>
      </w:r>
    </w:p>
    <w:bookmarkEnd w:id="217"/>
    <w:bookmarkEnd w:id="218"/>
    <w:p w14:paraId="2BB8FBC2" w14:textId="77777777" w:rsidR="00400053" w:rsidRDefault="00400053" w:rsidP="00D03E3A">
      <w:pPr>
        <w:autoSpaceDE w:val="0"/>
        <w:autoSpaceDN w:val="0"/>
        <w:adjustRightInd w:val="0"/>
        <w:spacing w:after="0" w:line="240" w:lineRule="auto"/>
        <w:rPr>
          <w:ins w:id="265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3356A838" w14:textId="3CCC6378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266" w:author="Matt" w:date="2014-09-08T09:51:00Z"/>
          <w:rFonts w:ascii="NimbusRomNo9L-Regu" w:hAnsi="NimbusRomNo9L-Regu" w:cs="NimbusRomNo9L-Regu"/>
          <w:sz w:val="20"/>
          <w:szCs w:val="20"/>
        </w:rPr>
      </w:pPr>
      <w:ins w:id="267" w:author="Matt" w:date="2014-08-25T21:24:00Z">
        <w:r>
          <w:rPr>
            <w:rFonts w:ascii="NimbusRomNo9L-Regu" w:hAnsi="NimbusRomNo9L-Regu" w:cs="NimbusRomNo9L-Regu"/>
            <w:sz w:val="20"/>
            <w:szCs w:val="20"/>
          </w:rPr>
          <w:t>The above comment is unc</w:t>
        </w:r>
        <w:r w:rsidR="00DC6292">
          <w:rPr>
            <w:rFonts w:ascii="NimbusRomNo9L-Regu" w:hAnsi="NimbusRomNo9L-Regu" w:cs="NimbusRomNo9L-Regu"/>
            <w:sz w:val="20"/>
            <w:szCs w:val="20"/>
          </w:rPr>
          <w:t>lear. To what does “it” refer</w:t>
        </w:r>
        <w:r>
          <w:rPr>
            <w:rFonts w:ascii="NimbusRomNo9L-Regu" w:hAnsi="NimbusRomNo9L-Regu" w:cs="NimbusRomNo9L-Regu"/>
            <w:sz w:val="20"/>
            <w:szCs w:val="20"/>
          </w:rPr>
          <w:t>?</w:t>
        </w:r>
      </w:ins>
    </w:p>
    <w:p w14:paraId="7E9EC456" w14:textId="77777777" w:rsidR="00BF1FCB" w:rsidRDefault="00BF1FCB" w:rsidP="00D03E3A">
      <w:pPr>
        <w:autoSpaceDE w:val="0"/>
        <w:autoSpaceDN w:val="0"/>
        <w:adjustRightInd w:val="0"/>
        <w:spacing w:after="0" w:line="240" w:lineRule="auto"/>
        <w:rPr>
          <w:ins w:id="268" w:author="Matt" w:date="2014-09-08T09:51:00Z"/>
          <w:rFonts w:ascii="NimbusRomNo9L-Regu" w:hAnsi="NimbusRomNo9L-Regu" w:cs="NimbusRomNo9L-Regu"/>
          <w:sz w:val="20"/>
          <w:szCs w:val="20"/>
        </w:rPr>
      </w:pPr>
    </w:p>
    <w:p w14:paraId="2BDF13ED" w14:textId="756DAE84" w:rsidR="00BF1FCB" w:rsidRDefault="00BF1FCB" w:rsidP="00D03E3A">
      <w:pPr>
        <w:autoSpaceDE w:val="0"/>
        <w:autoSpaceDN w:val="0"/>
        <w:adjustRightInd w:val="0"/>
        <w:spacing w:after="0" w:line="240" w:lineRule="auto"/>
        <w:rPr>
          <w:ins w:id="269" w:author="Matt" w:date="2014-08-25T21:23:00Z"/>
          <w:rFonts w:ascii="NimbusRomNo9L-Regu" w:hAnsi="NimbusRomNo9L-Regu" w:cs="NimbusRomNo9L-Regu"/>
          <w:sz w:val="20"/>
          <w:szCs w:val="20"/>
        </w:rPr>
      </w:pPr>
      <w:ins w:id="270" w:author="Matt" w:date="2014-09-08T09:51:00Z">
        <w:r>
          <w:rPr>
            <w:rFonts w:ascii="NimbusRomNo9L-Regu" w:hAnsi="NimbusRomNo9L-Regu" w:cs="NimbusRomNo9L-Regu"/>
            <w:sz w:val="20"/>
            <w:szCs w:val="20"/>
          </w:rPr>
          <w:t xml:space="preserve">Charlie said: </w:t>
        </w:r>
        <w:r>
          <w:rPr>
            <w:rFonts w:ascii="Menlo Regular" w:hAnsi="Menlo Regular" w:cs="Menlo Regular"/>
          </w:rPr>
          <w:t>I need context, but I think it refers to low EROI   (also add "is"</w:t>
        </w:r>
      </w:ins>
    </w:p>
    <w:p w14:paraId="6CAD7DCC" w14:textId="77777777" w:rsidR="00B7517D" w:rsidRDefault="00B7517D" w:rsidP="00D03E3A">
      <w:pPr>
        <w:autoSpaceDE w:val="0"/>
        <w:autoSpaceDN w:val="0"/>
        <w:adjustRightInd w:val="0"/>
        <w:spacing w:after="0" w:line="240" w:lineRule="auto"/>
        <w:rPr>
          <w:ins w:id="271" w:author="Matt" w:date="2014-09-08T09:51:00Z"/>
          <w:rFonts w:ascii="NimbusRomNo9L-Regu" w:hAnsi="NimbusRomNo9L-Regu" w:cs="NimbusRomNo9L-Regu"/>
          <w:sz w:val="20"/>
          <w:szCs w:val="20"/>
        </w:rPr>
      </w:pPr>
    </w:p>
    <w:p w14:paraId="0BCD074D" w14:textId="3F370117" w:rsidR="00BF1FCB" w:rsidRDefault="009204B9" w:rsidP="00D03E3A">
      <w:pPr>
        <w:autoSpaceDE w:val="0"/>
        <w:autoSpaceDN w:val="0"/>
        <w:adjustRightInd w:val="0"/>
        <w:spacing w:after="0" w:line="240" w:lineRule="auto"/>
        <w:rPr>
          <w:ins w:id="272" w:author="Matt" w:date="2014-09-08T09:51:00Z"/>
          <w:rFonts w:ascii="NimbusRomNo9L-Regu" w:hAnsi="NimbusRomNo9L-Regu" w:cs="NimbusRomNo9L-Regu"/>
          <w:sz w:val="20"/>
          <w:szCs w:val="20"/>
        </w:rPr>
      </w:pPr>
      <w:ins w:id="273" w:author="Matt" w:date="2014-09-08T09:53:00Z">
        <w:r>
          <w:rPr>
            <w:rFonts w:ascii="NimbusRomNo9L-Regu" w:hAnsi="NimbusRomNo9L-Regu" w:cs="NimbusRomNo9L-Regu"/>
            <w:sz w:val="20"/>
            <w:szCs w:val="20"/>
          </w:rPr>
          <w:t>I now see that this comment was focused on the sentence “</w:t>
        </w:r>
        <w:r>
          <w:rPr>
            <w:rFonts w:ascii="Helvetica" w:hAnsi="Helvetica" w:cs="Helvetica"/>
            <w:color w:val="000000"/>
            <w:sz w:val="20"/>
            <w:szCs w:val="20"/>
          </w:rPr>
          <w:t>“Best” and “easiest” can be measured in several ways, but it usually comes down to cost.”</w:t>
        </w:r>
      </w:ins>
    </w:p>
    <w:p w14:paraId="539DC680" w14:textId="77777777" w:rsidR="00BF1FCB" w:rsidRDefault="00BF1FCB" w:rsidP="00D03E3A">
      <w:pPr>
        <w:autoSpaceDE w:val="0"/>
        <w:autoSpaceDN w:val="0"/>
        <w:adjustRightInd w:val="0"/>
        <w:spacing w:after="0" w:line="240" w:lineRule="auto"/>
        <w:rPr>
          <w:ins w:id="274" w:author="Matt" w:date="2014-09-08T09:53:00Z"/>
          <w:rFonts w:ascii="NimbusRomNo9L-Regu" w:hAnsi="NimbusRomNo9L-Regu" w:cs="NimbusRomNo9L-Regu"/>
          <w:sz w:val="20"/>
          <w:szCs w:val="20"/>
        </w:rPr>
      </w:pPr>
    </w:p>
    <w:p w14:paraId="3C31B5EF" w14:textId="2B6F6AE9" w:rsidR="009204B9" w:rsidRDefault="009204B9" w:rsidP="00D03E3A">
      <w:pPr>
        <w:autoSpaceDE w:val="0"/>
        <w:autoSpaceDN w:val="0"/>
        <w:adjustRightInd w:val="0"/>
        <w:spacing w:after="0" w:line="240" w:lineRule="auto"/>
        <w:rPr>
          <w:ins w:id="275" w:author="Matt" w:date="2014-09-08T09:54:00Z"/>
          <w:rFonts w:ascii="NimbusRomNo9L-Regu" w:hAnsi="NimbusRomNo9L-Regu" w:cs="NimbusRomNo9L-Regu"/>
          <w:sz w:val="20"/>
          <w:szCs w:val="20"/>
        </w:rPr>
      </w:pPr>
      <w:ins w:id="276" w:author="Matt" w:date="2014-09-08T09:54:00Z">
        <w:r>
          <w:rPr>
            <w:rFonts w:ascii="NimbusRomNo9L-Regu" w:hAnsi="NimbusRomNo9L-Regu" w:cs="NimbusRomNo9L-Regu"/>
            <w:sz w:val="20"/>
            <w:szCs w:val="20"/>
          </w:rPr>
          <w:t>The sentence now reads:</w:t>
        </w:r>
      </w:ins>
    </w:p>
    <w:p w14:paraId="3E1AF680" w14:textId="77777777" w:rsidR="009204B9" w:rsidRDefault="009204B9" w:rsidP="00D03E3A">
      <w:pPr>
        <w:autoSpaceDE w:val="0"/>
        <w:autoSpaceDN w:val="0"/>
        <w:adjustRightInd w:val="0"/>
        <w:spacing w:after="0" w:line="240" w:lineRule="auto"/>
        <w:rPr>
          <w:ins w:id="277" w:author="Matt" w:date="2014-09-08T09:54:00Z"/>
          <w:rFonts w:ascii="NimbusRomNo9L-Regu" w:hAnsi="NimbusRomNo9L-Regu" w:cs="NimbusRomNo9L-Regu"/>
          <w:sz w:val="20"/>
          <w:szCs w:val="20"/>
        </w:rPr>
      </w:pPr>
    </w:p>
    <w:p w14:paraId="5E48EE8D" w14:textId="77777777" w:rsidR="00391D0E" w:rsidRPr="00391D0E" w:rsidRDefault="00391D0E" w:rsidP="00391D0E">
      <w:pPr>
        <w:autoSpaceDE w:val="0"/>
        <w:autoSpaceDN w:val="0"/>
        <w:adjustRightInd w:val="0"/>
        <w:spacing w:after="0" w:line="240" w:lineRule="auto"/>
        <w:rPr>
          <w:ins w:id="278" w:author="Matt" w:date="2014-09-08T09:58:00Z"/>
          <w:rFonts w:ascii="NimbusRomNo9L-Regu" w:hAnsi="NimbusRomNo9L-Regu" w:cs="NimbusRomNo9L-Regu"/>
          <w:sz w:val="20"/>
          <w:szCs w:val="20"/>
        </w:rPr>
      </w:pPr>
      <w:ins w:id="279" w:author="Matt" w:date="2014-09-08T09:58:00Z">
        <w:r w:rsidRPr="00391D0E">
          <w:rPr>
            <w:rFonts w:ascii="NimbusRomNo9L-Regu" w:hAnsi="NimbusRomNo9L-Regu" w:cs="NimbusRomNo9L-Regu"/>
            <w:sz w:val="20"/>
            <w:szCs w:val="20"/>
          </w:rPr>
          <w:t xml:space="preserve">``Best'' and ``easiest'' can be assessed in several ways, </w:t>
        </w:r>
      </w:ins>
    </w:p>
    <w:p w14:paraId="2EF48F2F" w14:textId="77777777" w:rsidR="00391D0E" w:rsidRPr="00391D0E" w:rsidRDefault="00391D0E" w:rsidP="00391D0E">
      <w:pPr>
        <w:autoSpaceDE w:val="0"/>
        <w:autoSpaceDN w:val="0"/>
        <w:adjustRightInd w:val="0"/>
        <w:spacing w:after="0" w:line="240" w:lineRule="auto"/>
        <w:rPr>
          <w:ins w:id="280" w:author="Matt" w:date="2014-09-08T09:58:00Z"/>
          <w:rFonts w:ascii="NimbusRomNo9L-Regu" w:hAnsi="NimbusRomNo9L-Regu" w:cs="NimbusRomNo9L-Regu"/>
          <w:sz w:val="20"/>
          <w:szCs w:val="20"/>
        </w:rPr>
      </w:pPr>
      <w:ins w:id="281" w:author="Matt" w:date="2014-09-08T09:58:00Z">
        <w:r w:rsidRPr="00391D0E">
          <w:rPr>
            <w:rFonts w:ascii="NimbusRomNo9L-Regu" w:hAnsi="NimbusRomNo9L-Regu" w:cs="NimbusRomNo9L-Regu"/>
            <w:sz w:val="20"/>
            <w:szCs w:val="20"/>
          </w:rPr>
          <w:t xml:space="preserve">but physical factors that make a resource ``best'' or ``easiest to extract'' </w:t>
        </w:r>
      </w:ins>
    </w:p>
    <w:p w14:paraId="6C654163" w14:textId="0FA8FAE8" w:rsidR="009204B9" w:rsidRDefault="009D36A7" w:rsidP="00391D0E">
      <w:pPr>
        <w:autoSpaceDE w:val="0"/>
        <w:autoSpaceDN w:val="0"/>
        <w:adjustRightInd w:val="0"/>
        <w:spacing w:after="0" w:line="240" w:lineRule="auto"/>
        <w:rPr>
          <w:ins w:id="282" w:author="Matt" w:date="2014-09-08T09:51:00Z"/>
          <w:rFonts w:ascii="NimbusRomNo9L-Regu" w:hAnsi="NimbusRomNo9L-Regu" w:cs="NimbusRomNo9L-Regu"/>
          <w:sz w:val="20"/>
          <w:szCs w:val="20"/>
        </w:rPr>
      </w:pPr>
      <w:ins w:id="283" w:author="Matt" w:date="2014-09-08T11:06:00Z">
        <w:r>
          <w:rPr>
            <w:rFonts w:ascii="NimbusRomNo9L-Regu" w:hAnsi="NimbusRomNo9L-Regu" w:cs="NimbusRomNo9L-Regu"/>
            <w:sz w:val="20"/>
            <w:szCs w:val="20"/>
          </w:rPr>
          <w:t>e</w:t>
        </w:r>
        <w:r w:rsidR="00BC574D" w:rsidRPr="00391D0E">
          <w:rPr>
            <w:rFonts w:ascii="NimbusRomNo9L-Regu" w:hAnsi="NimbusRomNo9L-Regu" w:cs="NimbusRomNo9L-Regu"/>
            <w:sz w:val="20"/>
            <w:szCs w:val="20"/>
          </w:rPr>
          <w:t>ventually</w:t>
        </w:r>
      </w:ins>
      <w:ins w:id="284" w:author="Matt" w:date="2014-09-08T09:58:00Z">
        <w:r w:rsidR="00A13835">
          <w:rPr>
            <w:rFonts w:ascii="NimbusRomNo9L-Regu" w:hAnsi="NimbusRomNo9L-Regu" w:cs="NimbusRomNo9L-Regu"/>
            <w:sz w:val="20"/>
            <w:szCs w:val="20"/>
          </w:rPr>
          <w:t xml:space="preserve"> manifest as lower</w:t>
        </w:r>
        <w:bookmarkStart w:id="285" w:name="_GoBack"/>
        <w:bookmarkEnd w:id="285"/>
        <w:r w:rsidR="00391D0E" w:rsidRPr="00391D0E">
          <w:rPr>
            <w:rFonts w:ascii="NimbusRomNo9L-Regu" w:hAnsi="NimbusRomNo9L-Regu" w:cs="NimbusRomNo9L-Regu"/>
            <w:sz w:val="20"/>
            <w:szCs w:val="20"/>
          </w:rPr>
          <w:t xml:space="preserve"> cost.</w:t>
        </w:r>
      </w:ins>
    </w:p>
    <w:p w14:paraId="66D4F8CF" w14:textId="77777777" w:rsidR="00BF1FCB" w:rsidRDefault="00BF1FCB" w:rsidP="00D03E3A">
      <w:pPr>
        <w:autoSpaceDE w:val="0"/>
        <w:autoSpaceDN w:val="0"/>
        <w:adjustRightInd w:val="0"/>
        <w:spacing w:after="0" w:line="240" w:lineRule="auto"/>
        <w:rPr>
          <w:ins w:id="286" w:author="Matt" w:date="2014-08-25T21:23:00Z"/>
          <w:rFonts w:ascii="NimbusRomNo9L-Regu" w:hAnsi="NimbusRomNo9L-Regu" w:cs="NimbusRomNo9L-Regu"/>
          <w:sz w:val="20"/>
          <w:szCs w:val="20"/>
        </w:rPr>
      </w:pPr>
    </w:p>
    <w:p w14:paraId="56BFE116" w14:textId="77777777" w:rsidR="00B7517D" w:rsidRDefault="00B7517D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29F1EAF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ins w:id="287" w:author="Matt" w:date="2014-08-26T11:55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Turning again to our oil example, </w:t>
      </w:r>
      <w:r>
        <w:rPr>
          <w:rFonts w:ascii="NimbusRomNo9L-ReguItal" w:hAnsi="NimbusRomNo9L-ReguItal" w:cs="NimbusRomNo9L-ReguItal"/>
          <w:sz w:val="20"/>
          <w:szCs w:val="20"/>
        </w:rPr>
        <w:t>EROI</w:t>
      </w:r>
      <w:r>
        <w:rPr>
          <w:rFonts w:ascii="NimbusRomNo9L-ReguItal" w:hAnsi="NimbusRomNo9L-ReguItal" w:cs="NimbusRomNo9L-ReguItal"/>
          <w:sz w:val="15"/>
          <w:szCs w:val="15"/>
        </w:rPr>
        <w:t xml:space="preserve">soc </w:t>
      </w:r>
      <w:r>
        <w:rPr>
          <w:rFonts w:ascii="NimbusRomNo9L-Regu" w:hAnsi="NimbusRomNo9L-Regu" w:cs="NimbusRomNo9L-Regu"/>
          <w:sz w:val="20"/>
          <w:szCs w:val="20"/>
        </w:rPr>
        <w:t>for oil has declined from a value of 100 in the 1930s [18, p. 781] to around 20 today.[19, Fig. 2] In other words,  ……Actually this is misleading because the value of 100:1 is not for extracting oil but for finding it. The values for US are given in Guilford et al. (aboput 28:1 in 1970s to 10:1 in 2007)v and for the world (publically traded) in Gagnon et al.  36:1 in 1990s to 18:1 in 2006 or so.   SO it has declined to ½ to 1/3 of its peak …</w:t>
      </w:r>
    </w:p>
    <w:p w14:paraId="7955FEB9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88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7319F045" w14:textId="503D1760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89" w:author="Matt" w:date="2014-08-26T11:55:00Z"/>
          <w:rFonts w:ascii="NimbusRomNo9L-Regu" w:hAnsi="NimbusRomNo9L-Regu" w:cs="NimbusRomNo9L-Regu"/>
          <w:sz w:val="20"/>
          <w:szCs w:val="20"/>
        </w:rPr>
      </w:pPr>
      <w:ins w:id="290" w:author="Matt" w:date="2014-08-26T11:55:00Z">
        <w:r>
          <w:rPr>
            <w:rFonts w:ascii="NimbusRomNo9L-Regu" w:hAnsi="NimbusRomNo9L-Regu" w:cs="NimbusRomNo9L-Regu"/>
            <w:sz w:val="20"/>
            <w:szCs w:val="20"/>
          </w:rPr>
          <w:t>Thanks for the clarification. This paragraph now reads:</w:t>
        </w:r>
      </w:ins>
    </w:p>
    <w:p w14:paraId="5F80189D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91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1A0AB175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2" w:author="Matt" w:date="2014-08-26T11:55:00Z"/>
          <w:rFonts w:ascii="NimbusRomNo9L-Regu" w:hAnsi="NimbusRomNo9L-Regu" w:cs="NimbusRomNo9L-Regu"/>
          <w:sz w:val="20"/>
          <w:szCs w:val="20"/>
        </w:rPr>
      </w:pPr>
      <w:ins w:id="293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Turning again to our oil example, $EROI_{soc}$ for production of US oil has declined </w:t>
        </w:r>
      </w:ins>
    </w:p>
    <w:p w14:paraId="27469DBD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4" w:author="Matt" w:date="2014-08-26T11:55:00Z"/>
          <w:rFonts w:ascii="NimbusRomNo9L-Regu" w:hAnsi="NimbusRomNo9L-Regu" w:cs="NimbusRomNo9L-Regu"/>
          <w:sz w:val="20"/>
          <w:szCs w:val="20"/>
        </w:rPr>
      </w:pPr>
      <w:ins w:id="295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from a value of 23 in the 1950s</w:t>
        </w:r>
      </w:ins>
    </w:p>
    <w:p w14:paraId="5B1E1308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6" w:author="Matt" w:date="2014-08-26T11:55:00Z"/>
          <w:rFonts w:ascii="NimbusRomNo9L-Regu" w:hAnsi="NimbusRomNo9L-Regu" w:cs="NimbusRomNo9L-Regu"/>
          <w:sz w:val="20"/>
          <w:szCs w:val="20"/>
        </w:rPr>
      </w:pPr>
      <w:ins w:id="297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 10 in 2007.\cite[Fig.~2]}\cite{Guilford:2011ci}</w:t>
        </w:r>
      </w:ins>
    </w:p>
    <w:p w14:paraId="2BCCFCAA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8" w:author="Matt" w:date="2014-08-26T11:55:00Z"/>
          <w:rFonts w:ascii="NimbusRomNo9L-Regu" w:hAnsi="NimbusRomNo9L-Regu" w:cs="NimbusRomNo9L-Regu"/>
          <w:sz w:val="20"/>
          <w:szCs w:val="20"/>
        </w:rPr>
      </w:pPr>
      <w:ins w:id="299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$EROI_{soc}$ for production of oil worldwide has declined </w:t>
        </w:r>
      </w:ins>
    </w:p>
    <w:p w14:paraId="7205C8AB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300" w:author="Matt" w:date="2014-08-26T11:55:00Z"/>
          <w:rFonts w:ascii="NimbusRomNo9L-Regu" w:hAnsi="NimbusRomNo9L-Regu" w:cs="NimbusRomNo9L-Regu"/>
          <w:sz w:val="20"/>
          <w:szCs w:val="20"/>
        </w:rPr>
      </w:pPr>
      <w:ins w:id="301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from a value of 35 in 1999</w:t>
        </w:r>
      </w:ins>
    </w:p>
    <w:p w14:paraId="62F029D3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302" w:author="Matt" w:date="2014-08-26T11:55:00Z"/>
          <w:rFonts w:ascii="NimbusRomNo9L-Regu" w:hAnsi="NimbusRomNo9L-Regu" w:cs="NimbusRomNo9L-Regu"/>
          <w:sz w:val="20"/>
          <w:szCs w:val="20"/>
        </w:rPr>
      </w:pPr>
      <w:ins w:id="303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 18 in 2006.\cite[Fig.~1]{Gagnon:2009fc}.</w:t>
        </w:r>
      </w:ins>
    </w:p>
    <w:p w14:paraId="32817E76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304" w:author="Matt" w:date="2014-08-26T11:55:00Z"/>
          <w:rFonts w:ascii="NimbusRomNo9L-Regu" w:hAnsi="NimbusRomNo9L-Regu" w:cs="NimbusRomNo9L-Regu"/>
          <w:sz w:val="20"/>
          <w:szCs w:val="20"/>
        </w:rPr>
      </w:pPr>
      <w:ins w:id="305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In other words, it takes about twice as much energy today</w:t>
        </w:r>
      </w:ins>
    </w:p>
    <w:p w14:paraId="2CDD438B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306" w:author="Matt" w:date="2014-08-26T11:55:00Z"/>
          <w:rFonts w:ascii="NimbusRomNo9L-Regu" w:hAnsi="NimbusRomNo9L-Regu" w:cs="NimbusRomNo9L-Regu"/>
          <w:sz w:val="20"/>
          <w:szCs w:val="20"/>
        </w:rPr>
      </w:pPr>
      <w:ins w:id="307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than in years past</w:t>
        </w:r>
      </w:ins>
    </w:p>
    <w:p w14:paraId="3F74FAB2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308" w:author="Matt" w:date="2014-08-26T11:55:00Z"/>
          <w:rFonts w:ascii="NimbusRomNo9L-Regu" w:hAnsi="NimbusRomNo9L-Regu" w:cs="NimbusRomNo9L-Regu"/>
          <w:sz w:val="20"/>
          <w:szCs w:val="20"/>
        </w:rPr>
      </w:pPr>
      <w:ins w:id="309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 make a barrel of oil available to society.</w:t>
        </w:r>
      </w:ins>
    </w:p>
    <w:p w14:paraId="52B69DA2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310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45238B04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D691E47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24BB69A1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ins w:id="311" w:author="Matt" w:date="2014-08-26T12:10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13  </w:t>
      </w:r>
      <w:bookmarkStart w:id="312" w:name="OLE_LINK12"/>
      <w:bookmarkStart w:id="313" w:name="OLE_LINK13"/>
      <w:r>
        <w:rPr>
          <w:rFonts w:ascii="NimbusRomNo9L-Regu" w:hAnsi="NimbusRomNo9L-Regu" w:cs="NimbusRomNo9L-Regu"/>
          <w:sz w:val="20"/>
          <w:szCs w:val="20"/>
        </w:rPr>
        <w:t>The early 19</w:t>
      </w:r>
      <w:r w:rsidRPr="00C24137">
        <w:rPr>
          <w:rFonts w:ascii="NimbusRomNo9L-Regu" w:hAnsi="NimbusRomNo9L-Regu" w:cs="NimbusRomNo9L-Regu"/>
          <w:sz w:val="20"/>
          <w:szCs w:val="20"/>
          <w:vertAlign w:val="superscript"/>
        </w:rPr>
        <w:t>th</w:t>
      </w:r>
      <w:r>
        <w:rPr>
          <w:rFonts w:ascii="NimbusRomNo9L-Regu" w:hAnsi="NimbusRomNo9L-Regu" w:cs="NimbusRomNo9L-Regu"/>
          <w:sz w:val="20"/>
          <w:szCs w:val="20"/>
        </w:rPr>
        <w:t xml:space="preserve">  century economist </w:t>
      </w:r>
      <w:bookmarkEnd w:id="312"/>
      <w:bookmarkEnd w:id="313"/>
      <w:r>
        <w:rPr>
          <w:rFonts w:ascii="NimbusRomNo9L-Regu" w:hAnsi="NimbusRomNo9L-Regu" w:cs="NimbusRomNo9L-Regu"/>
          <w:sz w:val="20"/>
          <w:szCs w:val="20"/>
        </w:rPr>
        <w:t>Ricardo applied this …</w:t>
      </w:r>
      <w:r w:rsidRPr="00C24137"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theowners of  &lt;&lt;&lt;</w:t>
      </w:r>
    </w:p>
    <w:p w14:paraId="3F801090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ins w:id="314" w:author="Matt" w:date="2014-08-26T12:10:00Z"/>
          <w:rFonts w:ascii="NimbusRomNo9L-Regu" w:hAnsi="NimbusRomNo9L-Regu" w:cs="NimbusRomNo9L-Regu"/>
          <w:sz w:val="20"/>
          <w:szCs w:val="20"/>
        </w:rPr>
      </w:pPr>
    </w:p>
    <w:p w14:paraId="2F083A7B" w14:textId="01A4D92B" w:rsidR="00577AC0" w:rsidRDefault="007124E6" w:rsidP="00C24137">
      <w:pPr>
        <w:autoSpaceDE w:val="0"/>
        <w:autoSpaceDN w:val="0"/>
        <w:adjustRightInd w:val="0"/>
        <w:spacing w:after="0" w:line="240" w:lineRule="auto"/>
        <w:rPr>
          <w:ins w:id="315" w:author="Matt" w:date="2014-08-26T12:11:00Z"/>
          <w:rFonts w:ascii="NimbusRomNo9L-Regu" w:hAnsi="NimbusRomNo9L-Regu" w:cs="NimbusRomNo9L-Regu"/>
          <w:sz w:val="20"/>
          <w:szCs w:val="20"/>
        </w:rPr>
      </w:pPr>
      <w:ins w:id="316" w:author="Matt" w:date="2014-08-26T12:11:00Z">
        <w:r>
          <w:rPr>
            <w:rFonts w:ascii="NimbusRomNo9L-Regu" w:hAnsi="NimbusRomNo9L-Regu" w:cs="NimbusRomNo9L-Regu"/>
            <w:sz w:val="20"/>
            <w:szCs w:val="20"/>
          </w:rPr>
          <w:t>This section now reads:</w:t>
        </w:r>
      </w:ins>
    </w:p>
    <w:p w14:paraId="320B96CC" w14:textId="77777777" w:rsidR="007124E6" w:rsidRDefault="007124E6" w:rsidP="00C24137">
      <w:pPr>
        <w:autoSpaceDE w:val="0"/>
        <w:autoSpaceDN w:val="0"/>
        <w:adjustRightInd w:val="0"/>
        <w:spacing w:after="0" w:line="240" w:lineRule="auto"/>
        <w:rPr>
          <w:ins w:id="317" w:author="Matt" w:date="2014-08-26T12:11:00Z"/>
          <w:rFonts w:ascii="NimbusRomNo9L-Regu" w:hAnsi="NimbusRomNo9L-Regu" w:cs="NimbusRomNo9L-Regu"/>
          <w:sz w:val="20"/>
          <w:szCs w:val="20"/>
        </w:rPr>
      </w:pPr>
    </w:p>
    <w:p w14:paraId="1745C462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18" w:author="Matt" w:date="2014-08-26T12:11:00Z"/>
          <w:rFonts w:ascii="NimbusRomNo9L-Regu" w:hAnsi="NimbusRomNo9L-Regu" w:cs="NimbusRomNo9L-Regu"/>
          <w:sz w:val="20"/>
          <w:szCs w:val="20"/>
        </w:rPr>
      </w:pPr>
      <w:ins w:id="319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The early 19$^{th}$ century economist David Ricardo applied this </w:t>
        </w:r>
      </w:ins>
    </w:p>
    <w:p w14:paraId="6A8BAF34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0" w:author="Matt" w:date="2014-08-26T12:11:00Z"/>
          <w:rFonts w:ascii="NimbusRomNo9L-Regu" w:hAnsi="NimbusRomNo9L-Regu" w:cs="NimbusRomNo9L-Regu"/>
          <w:sz w:val="20"/>
          <w:szCs w:val="20"/>
        </w:rPr>
      </w:pPr>
      <w:ins w:id="321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principle to the theory of land rents. </w:t>
        </w:r>
      </w:ins>
    </w:p>
    <w:p w14:paraId="0BCD424C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2" w:author="Matt" w:date="2014-08-26T12:11:00Z"/>
          <w:rFonts w:ascii="NimbusRomNo9L-Regu" w:hAnsi="NimbusRomNo9L-Regu" w:cs="NimbusRomNo9L-Regu"/>
          <w:sz w:val="20"/>
          <w:szCs w:val="20"/>
        </w:rPr>
      </w:pPr>
      <w:ins w:id="323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As population increases, </w:t>
        </w:r>
      </w:ins>
    </w:p>
    <w:p w14:paraId="5C75205E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4" w:author="Matt" w:date="2014-08-26T12:11:00Z"/>
          <w:rFonts w:ascii="NimbusRomNo9L-Regu" w:hAnsi="NimbusRomNo9L-Regu" w:cs="NimbusRomNo9L-Regu"/>
          <w:sz w:val="20"/>
          <w:szCs w:val="20"/>
        </w:rPr>
      </w:pPr>
      <w:ins w:id="325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the demand for food will increase. </w:t>
        </w:r>
      </w:ins>
    </w:p>
    <w:p w14:paraId="1467B049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6" w:author="Matt" w:date="2014-08-26T12:11:00Z"/>
          <w:rFonts w:ascii="NimbusRomNo9L-Regu" w:hAnsi="NimbusRomNo9L-Regu" w:cs="NimbusRomNo9L-Regu"/>
          <w:sz w:val="20"/>
          <w:szCs w:val="20"/>
        </w:rPr>
      </w:pPr>
      <w:ins w:id="327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Because arable land is not reproducible, </w:t>
        </w:r>
      </w:ins>
    </w:p>
    <w:p w14:paraId="68E296D7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8" w:author="Matt" w:date="2014-08-26T12:11:00Z"/>
          <w:rFonts w:ascii="NimbusRomNo9L-Regu" w:hAnsi="NimbusRomNo9L-Regu" w:cs="NimbusRomNo9L-Regu"/>
          <w:sz w:val="20"/>
          <w:szCs w:val="20"/>
        </w:rPr>
      </w:pPr>
      <w:ins w:id="329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less-productive land will be utilized for crops. </w:t>
        </w:r>
      </w:ins>
    </w:p>
    <w:p w14:paraId="57C1AA65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30" w:author="Matt" w:date="2014-08-26T12:11:00Z"/>
          <w:rFonts w:ascii="NimbusRomNo9L-Regu" w:hAnsi="NimbusRomNo9L-Regu" w:cs="NimbusRomNo9L-Regu"/>
          <w:sz w:val="20"/>
          <w:szCs w:val="20"/>
        </w:rPr>
      </w:pPr>
      <w:ins w:id="331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This leads to increasing profits accruing to owners of the best land.</w:t>
        </w:r>
      </w:ins>
    </w:p>
    <w:p w14:paraId="12A78476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ins w:id="332" w:author="Matt" w:date="2014-08-26T12:10:00Z"/>
          <w:rFonts w:ascii="NimbusRomNo9L-Regu" w:hAnsi="NimbusRomNo9L-Regu" w:cs="NimbusRomNo9L-Regu"/>
          <w:sz w:val="20"/>
          <w:szCs w:val="20"/>
        </w:rPr>
      </w:pPr>
    </w:p>
    <w:p w14:paraId="3F9154B2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4D0052D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that</w:t>
      </w:r>
    </w:p>
    <w:p w14:paraId="7B637852" w14:textId="77777777" w:rsidR="00C4691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has lower </w:t>
      </w:r>
      <w:r>
        <w:rPr>
          <w:rFonts w:ascii="NimbusRomNo9L-ReguItal" w:hAnsi="NimbusRomNo9L-ReguItal" w:cs="NimbusRomNo9L-ReguItal"/>
          <w:sz w:val="20"/>
          <w:szCs w:val="20"/>
        </w:rPr>
        <w:t>EROI</w:t>
      </w:r>
      <w:r>
        <w:rPr>
          <w:rFonts w:ascii="NimbusRomNo9L-ReguItal" w:hAnsi="NimbusRomNo9L-ReguItal" w:cs="NimbusRomNo9L-ReguItal"/>
          <w:sz w:val="15"/>
          <w:szCs w:val="15"/>
        </w:rPr>
        <w:t xml:space="preserve">soc </w:t>
      </w:r>
      <w:r>
        <w:rPr>
          <w:rFonts w:ascii="NimbusRomNo9L-Regu" w:hAnsi="NimbusRomNo9L-Regu" w:cs="NimbusRomNo9L-Regu"/>
          <w:sz w:val="20"/>
          <w:szCs w:val="20"/>
        </w:rPr>
        <w:t>than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 early </w:t>
      </w:r>
      <w:r>
        <w:rPr>
          <w:rFonts w:ascii="NimbusRomNo9L-Regu" w:hAnsi="NimbusRomNo9L-Regu" w:cs="NimbusRomNo9L-Regu"/>
          <w:sz w:val="20"/>
          <w:szCs w:val="20"/>
        </w:rPr>
        <w:t xml:space="preserve"> 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Texas  </w:t>
      </w:r>
      <w:r>
        <w:rPr>
          <w:rFonts w:ascii="NimbusRomNo9L-Regu" w:hAnsi="NimbusRomNo9L-Regu" w:cs="NimbusRomNo9L-Regu"/>
          <w:sz w:val="20"/>
          <w:szCs w:val="20"/>
        </w:rPr>
        <w:t>crude oil.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   (EROI of tight oil is not too different from regular oil today </w:t>
      </w:r>
    </w:p>
    <w:p w14:paraId="320BCDFD" w14:textId="77777777" w:rsidR="00C24137" w:rsidRDefault="00C4691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…</w:t>
      </w:r>
    </w:p>
    <w:p w14:paraId="716091DC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333" w:author="Matt" w:date="2014-08-26T19:54:00Z"/>
          <w:rFonts w:ascii="NimbusRomNo9L-Medi" w:hAnsi="NimbusRomNo9L-Medi" w:cs="NimbusRomNo9L-Medi"/>
          <w:sz w:val="17"/>
          <w:szCs w:val="17"/>
        </w:rPr>
      </w:pPr>
    </w:p>
    <w:p w14:paraId="315FF07C" w14:textId="575EB5C5" w:rsidR="00145BAC" w:rsidRPr="00145BAC" w:rsidRDefault="00145BAC" w:rsidP="00C46917">
      <w:pPr>
        <w:autoSpaceDE w:val="0"/>
        <w:autoSpaceDN w:val="0"/>
        <w:adjustRightInd w:val="0"/>
        <w:spacing w:after="0" w:line="240" w:lineRule="auto"/>
        <w:rPr>
          <w:ins w:id="334" w:author="Matt" w:date="2014-08-26T12:19:00Z"/>
          <w:rFonts w:ascii="Times New Roman" w:hAnsi="Times New Roman" w:cs="Times New Roman"/>
          <w:sz w:val="24"/>
          <w:szCs w:val="24"/>
          <w:rPrChange w:id="335" w:author="Matt" w:date="2014-08-26T19:54:00Z">
            <w:rPr>
              <w:ins w:id="336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ins w:id="337" w:author="Matt" w:date="2014-08-26T19:54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45F46FF5" w14:textId="51A01B70" w:rsidR="00DC4FBB" w:rsidRPr="00145BAC" w:rsidRDefault="00DC4FBB" w:rsidP="00C46917">
      <w:pPr>
        <w:autoSpaceDE w:val="0"/>
        <w:autoSpaceDN w:val="0"/>
        <w:adjustRightInd w:val="0"/>
        <w:spacing w:after="0" w:line="240" w:lineRule="auto"/>
        <w:rPr>
          <w:ins w:id="338" w:author="Matt" w:date="2014-08-26T12:19:00Z"/>
          <w:rFonts w:ascii="NimbusRomNo9L-Medi" w:hAnsi="NimbusRomNo9L-Medi" w:cs="NimbusRomNo9L-Medi"/>
          <w:b/>
          <w:sz w:val="32"/>
          <w:szCs w:val="32"/>
          <w:rPrChange w:id="339" w:author="Matt" w:date="2014-08-26T19:54:00Z">
            <w:rPr>
              <w:ins w:id="340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ins w:id="341" w:author="Matt" w:date="2014-08-26T12:19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342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Hmmmm. Cleveland and O’Connor indicate that shale oil has EROI between 1:1 and 2:1</w:t>
        </w:r>
      </w:ins>
      <w:ins w:id="343" w:author="Matt" w:date="2014-08-26T12:32:00Z">
        <w:r w:rsidR="006D105F" w:rsidRPr="00145BAC">
          <w:rPr>
            <w:rFonts w:ascii="NimbusRomNo9L-Medi" w:hAnsi="NimbusRomNo9L-Medi" w:cs="NimbusRomNo9L-Medi"/>
            <w:b/>
            <w:sz w:val="32"/>
            <w:szCs w:val="32"/>
            <w:rPrChange w:id="344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, when self-use is included</w:t>
        </w:r>
      </w:ins>
      <w:ins w:id="345" w:author="Matt" w:date="2014-08-26T12:19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346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 xml:space="preserve">. See: </w:t>
        </w:r>
        <w:bookmarkStart w:id="347" w:name="OLE_LINK14"/>
        <w:bookmarkStart w:id="348" w:name="OLE_LINK15"/>
        <w:r w:rsidRPr="00145BAC">
          <w:rPr>
            <w:rFonts w:ascii="NimbusRomNo9L-Medi" w:hAnsi="NimbusRomNo9L-Medi" w:cs="NimbusRomNo9L-Medi"/>
            <w:b/>
            <w:sz w:val="32"/>
            <w:szCs w:val="32"/>
            <w:rPrChange w:id="349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http://www.westernresourceadvocates.org/land/pdf/oseroireport.pdf</w:t>
        </w:r>
        <w:bookmarkEnd w:id="347"/>
        <w:bookmarkEnd w:id="348"/>
      </w:ins>
    </w:p>
    <w:p w14:paraId="4B541B4E" w14:textId="77777777" w:rsidR="00DC4FBB" w:rsidRPr="00145BAC" w:rsidRDefault="00DC4FBB" w:rsidP="00C46917">
      <w:pPr>
        <w:autoSpaceDE w:val="0"/>
        <w:autoSpaceDN w:val="0"/>
        <w:adjustRightInd w:val="0"/>
        <w:spacing w:after="0" w:line="240" w:lineRule="auto"/>
        <w:rPr>
          <w:ins w:id="350" w:author="Matt" w:date="2014-08-26T12:31:00Z"/>
          <w:rFonts w:ascii="NimbusRomNo9L-Medi" w:hAnsi="NimbusRomNo9L-Medi" w:cs="NimbusRomNo9L-Medi"/>
          <w:b/>
          <w:sz w:val="32"/>
          <w:szCs w:val="32"/>
          <w:rPrChange w:id="351" w:author="Matt" w:date="2014-08-26T19:54:00Z">
            <w:rPr>
              <w:ins w:id="352" w:author="Matt" w:date="2014-08-26T12:31:00Z"/>
              <w:rFonts w:ascii="NimbusRomNo9L-Medi" w:hAnsi="NimbusRomNo9L-Medi" w:cs="NimbusRomNo9L-Medi"/>
              <w:sz w:val="17"/>
              <w:szCs w:val="17"/>
            </w:rPr>
          </w:rPrChange>
        </w:rPr>
      </w:pPr>
    </w:p>
    <w:p w14:paraId="5BB46596" w14:textId="2B9881C6" w:rsidR="008A404E" w:rsidRPr="00145BAC" w:rsidRDefault="008A404E" w:rsidP="00C46917">
      <w:pPr>
        <w:autoSpaceDE w:val="0"/>
        <w:autoSpaceDN w:val="0"/>
        <w:adjustRightInd w:val="0"/>
        <w:spacing w:after="0" w:line="240" w:lineRule="auto"/>
        <w:rPr>
          <w:ins w:id="353" w:author="Matt" w:date="2014-08-26T12:19:00Z"/>
          <w:rFonts w:ascii="NimbusRomNo9L-Medi" w:hAnsi="NimbusRomNo9L-Medi" w:cs="NimbusRomNo9L-Medi"/>
          <w:b/>
          <w:sz w:val="32"/>
          <w:szCs w:val="32"/>
          <w:rPrChange w:id="354" w:author="Matt" w:date="2014-08-26T19:54:00Z">
            <w:rPr>
              <w:ins w:id="355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ins w:id="356" w:author="Matt" w:date="2014-08-26T12:32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357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For now, the text is unchanged, except for adding a reference to Cleveland’s report.</w:t>
        </w:r>
      </w:ins>
    </w:p>
    <w:p w14:paraId="74A855CD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358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70E24EBB" w14:textId="77777777" w:rsidR="00145BAC" w:rsidRDefault="00145BAC" w:rsidP="00145BAC">
      <w:pPr>
        <w:autoSpaceDE w:val="0"/>
        <w:autoSpaceDN w:val="0"/>
        <w:adjustRightInd w:val="0"/>
        <w:spacing w:after="0" w:line="240" w:lineRule="auto"/>
        <w:rPr>
          <w:ins w:id="359" w:author="Matt" w:date="2014-08-26T19:54:00Z"/>
          <w:rFonts w:ascii="Times New Roman" w:hAnsi="Times New Roman" w:cs="Times New Roman"/>
          <w:sz w:val="24"/>
          <w:szCs w:val="24"/>
        </w:rPr>
      </w:pPr>
      <w:ins w:id="360" w:author="Matt" w:date="2014-08-26T19:54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78F08AD6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361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3F0B2D34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362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1A57AA8F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363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09EA217B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1.6 </w:t>
      </w:r>
      <w:r>
        <w:rPr>
          <w:rFonts w:ascii="NimbusRomNo9L-Regu" w:hAnsi="NimbusRomNo9L-Regu" w:cs="NimbusRomNo9L-Regu"/>
          <w:sz w:val="17"/>
          <w:szCs w:val="17"/>
        </w:rPr>
        <w:t xml:space="preserve">US oil production. </w:t>
      </w:r>
      <w:r>
        <w:rPr>
          <w:rFonts w:ascii="txtt" w:hAnsi="txtt" w:cs="txtt"/>
          <w:sz w:val="17"/>
          <w:szCs w:val="17"/>
        </w:rPr>
        <w:t>http://ourfiniteworld.com/2014/07/23/</w:t>
      </w:r>
    </w:p>
    <w:p w14:paraId="7613127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txtt" w:hAnsi="txtt" w:cs="txtt"/>
          <w:sz w:val="17"/>
          <w:szCs w:val="17"/>
        </w:rPr>
        <w:t xml:space="preserve">world-oil-production-at-3312014-where-are-we-headed/ </w:t>
      </w:r>
      <w:r>
        <w:rPr>
          <w:rFonts w:ascii="NimbusRomNo9L-Regu" w:hAnsi="NimbusRomNo9L-Regu" w:cs="NimbusRomNo9L-Regu"/>
          <w:sz w:val="17"/>
          <w:szCs w:val="17"/>
        </w:rPr>
        <w:t>**** Becky–can you</w:t>
      </w:r>
    </w:p>
    <w:p w14:paraId="54B96F6C" w14:textId="77777777" w:rsidR="00C24137" w:rsidRDefault="00C46917" w:rsidP="00C46917">
      <w:p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17"/>
          <w:szCs w:val="17"/>
        </w:rPr>
        <w:t>obtain this data and plot it similarly? ****</w:t>
      </w:r>
      <w:r>
        <w:t xml:space="preserve">  &gt;&gt;&gt;again Ron Patterson has this updated </w:t>
      </w:r>
    </w:p>
    <w:p w14:paraId="68F4619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364" w:author="Matt" w:date="2014-08-26T12:33:00Z"/>
        </w:rPr>
      </w:pPr>
    </w:p>
    <w:p w14:paraId="3036FD0D" w14:textId="6B5182B6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365" w:author="Matt" w:date="2014-08-26T12:33:00Z"/>
        </w:rPr>
      </w:pPr>
      <w:ins w:id="366" w:author="Matt" w:date="2014-08-26T12:33:00Z">
        <w:r>
          <w:t>OK. We</w:t>
        </w:r>
      </w:ins>
      <w:ins w:id="367" w:author="Matt" w:date="2014-08-26T12:34:00Z">
        <w:r>
          <w:t>’ll pursue this.</w:t>
        </w:r>
      </w:ins>
    </w:p>
    <w:p w14:paraId="4896B20A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368" w:author="Matt" w:date="2014-08-26T12:33:00Z"/>
        </w:rPr>
      </w:pPr>
    </w:p>
    <w:p w14:paraId="58390D10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</w:pPr>
    </w:p>
    <w:p w14:paraId="0251CD02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consequence, more financially expensive to extract oil today than it was 10, 20, 30,</w:t>
      </w:r>
    </w:p>
    <w:p w14:paraId="17327AB4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369" w:author="Matt" w:date="2014-08-26T12:39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and 100 years ago. It Not 100 (see Gilford et al )</w:t>
      </w:r>
    </w:p>
    <w:p w14:paraId="4276BC0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370" w:author="Matt" w:date="2014-08-26T12:40:00Z"/>
          <w:rFonts w:ascii="NimbusRomNo9L-Regu" w:hAnsi="NimbusRomNo9L-Regu" w:cs="NimbusRomNo9L-Regu"/>
          <w:sz w:val="20"/>
          <w:szCs w:val="20"/>
        </w:rPr>
      </w:pPr>
    </w:p>
    <w:p w14:paraId="69A2D75D" w14:textId="022EA114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371" w:author="Matt" w:date="2014-08-26T12:40:00Z"/>
          <w:rFonts w:ascii="NimbusRomNo9L-Regu" w:hAnsi="NimbusRomNo9L-Regu" w:cs="NimbusRomNo9L-Regu"/>
          <w:sz w:val="20"/>
          <w:szCs w:val="20"/>
        </w:rPr>
      </w:pPr>
      <w:ins w:id="372" w:author="Matt" w:date="2014-08-26T12:40:00Z">
        <w:r>
          <w:rPr>
            <w:rFonts w:ascii="NimbusRomNo9L-Regu" w:hAnsi="NimbusRomNo9L-Regu" w:cs="NimbusRomNo9L-Regu"/>
            <w:sz w:val="20"/>
            <w:szCs w:val="20"/>
          </w:rPr>
          <w:t>This sentence now reads:</w:t>
        </w:r>
      </w:ins>
    </w:p>
    <w:p w14:paraId="5EAD3821" w14:textId="77777777" w:rsid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373" w:author="Matt" w:date="2014-08-26T12:40:00Z"/>
          <w:rFonts w:ascii="NimbusRomNo9L-Regu" w:hAnsi="NimbusRomNo9L-Regu" w:cs="NimbusRomNo9L-Regu"/>
          <w:sz w:val="20"/>
          <w:szCs w:val="20"/>
        </w:rPr>
      </w:pPr>
    </w:p>
    <w:p w14:paraId="2BDC6748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374" w:author="Matt" w:date="2014-08-26T12:40:00Z"/>
          <w:rFonts w:ascii="NimbusRomNo9L-Regu" w:hAnsi="NimbusRomNo9L-Regu" w:cs="NimbusRomNo9L-Regu"/>
          <w:sz w:val="20"/>
          <w:szCs w:val="20"/>
        </w:rPr>
      </w:pPr>
      <w:ins w:id="375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All of this comes about simply because it is </w:t>
        </w:r>
      </w:ins>
    </w:p>
    <w:p w14:paraId="417300C2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376" w:author="Matt" w:date="2014-08-26T12:40:00Z"/>
          <w:rFonts w:ascii="NimbusRomNo9L-Regu" w:hAnsi="NimbusRomNo9L-Regu" w:cs="NimbusRomNo9L-Regu"/>
          <w:sz w:val="20"/>
          <w:szCs w:val="20"/>
        </w:rPr>
      </w:pPr>
      <w:ins w:id="377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more physically ``difficult,'' and, as a consequence, </w:t>
        </w:r>
      </w:ins>
    </w:p>
    <w:p w14:paraId="73F0F6E1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378" w:author="Matt" w:date="2014-08-26T12:40:00Z"/>
          <w:rFonts w:ascii="NimbusRomNo9L-Regu" w:hAnsi="NimbusRomNo9L-Regu" w:cs="NimbusRomNo9L-Regu"/>
          <w:sz w:val="20"/>
          <w:szCs w:val="20"/>
        </w:rPr>
      </w:pPr>
      <w:ins w:id="379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more financially expensive</w:t>
        </w:r>
      </w:ins>
    </w:p>
    <w:p w14:paraId="7E3BFEDC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380" w:author="Matt" w:date="2014-08-26T12:40:00Z"/>
          <w:rFonts w:ascii="NimbusRomNo9L-Regu" w:hAnsi="NimbusRomNo9L-Regu" w:cs="NimbusRomNo9L-Regu"/>
          <w:sz w:val="20"/>
          <w:szCs w:val="20"/>
        </w:rPr>
      </w:pPr>
      <w:ins w:id="381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to extract oil today than it was just a few decades ago.</w:t>
        </w:r>
      </w:ins>
    </w:p>
    <w:p w14:paraId="51E6246D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382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6017C1FD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383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0A79ED4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384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029001D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69A0EFB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Without going into detail, we state without discussion that similar dynamics will</w:t>
      </w:r>
    </w:p>
    <w:p w14:paraId="5F3D7784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385" w:author="Matt" w:date="2014-08-26T12:41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apply to any non-renewable material (e.g. copper, fish, soil, timber) or energy stock </w:t>
      </w:r>
      <w:bookmarkStart w:id="386" w:name="OLE_LINK16"/>
      <w:bookmarkStart w:id="387" w:name="OLE_LINK17"/>
      <w:r>
        <w:rPr>
          <w:rFonts w:ascii="NimbusRomNo9L-Regu" w:hAnsi="NimbusRomNo9L-Regu" w:cs="NimbusRomNo9L-Regu"/>
          <w:sz w:val="20"/>
          <w:szCs w:val="20"/>
        </w:rPr>
        <w:t>(natural gas, hydro dam sites)</w:t>
      </w:r>
      <w:bookmarkEnd w:id="386"/>
      <w:bookmarkEnd w:id="387"/>
      <w:r>
        <w:rPr>
          <w:rFonts w:ascii="NimbusRomNo9L-Regu" w:hAnsi="NimbusRomNo9L-Regu" w:cs="NimbusRomNo9L-Regu"/>
          <w:sz w:val="20"/>
          <w:szCs w:val="20"/>
        </w:rPr>
        <w:t xml:space="preserve">  in the biosphere</w:t>
      </w:r>
    </w:p>
    <w:p w14:paraId="3ECC1462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388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3636B850" w14:textId="5EB141BA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389" w:author="Matt" w:date="2014-08-26T12:41:00Z"/>
          <w:rFonts w:ascii="NimbusRomNo9L-Regu" w:hAnsi="NimbusRomNo9L-Regu" w:cs="NimbusRomNo9L-Regu"/>
          <w:sz w:val="20"/>
          <w:szCs w:val="20"/>
        </w:rPr>
      </w:pPr>
      <w:ins w:id="390" w:author="Matt" w:date="2014-08-26T12:41:00Z">
        <w:r>
          <w:rPr>
            <w:rFonts w:ascii="NimbusRomNo9L-Regu" w:hAnsi="NimbusRomNo9L-Regu" w:cs="NimbusRomNo9L-Regu"/>
            <w:sz w:val="20"/>
            <w:szCs w:val="20"/>
          </w:rPr>
          <w:t>This sentence now reads:</w:t>
        </w:r>
      </w:ins>
    </w:p>
    <w:p w14:paraId="343E8CED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391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352C6EC0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392" w:author="Matt" w:date="2014-08-26T12:41:00Z"/>
          <w:rFonts w:ascii="NimbusRomNo9L-Regu" w:hAnsi="NimbusRomNo9L-Regu" w:cs="NimbusRomNo9L-Regu"/>
          <w:sz w:val="20"/>
          <w:szCs w:val="20"/>
        </w:rPr>
      </w:pPr>
      <w:ins w:id="393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Without going into detail, we state without discussion </w:t>
        </w:r>
      </w:ins>
    </w:p>
    <w:p w14:paraId="04A179B8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394" w:author="Matt" w:date="2014-08-26T12:41:00Z"/>
          <w:rFonts w:ascii="NimbusRomNo9L-Regu" w:hAnsi="NimbusRomNo9L-Regu" w:cs="NimbusRomNo9L-Regu"/>
          <w:sz w:val="20"/>
          <w:szCs w:val="20"/>
        </w:rPr>
      </w:pPr>
      <w:ins w:id="395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that similar dynamics will apply to </w:t>
        </w:r>
      </w:ins>
    </w:p>
    <w:p w14:paraId="41C743A3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396" w:author="Matt" w:date="2014-08-26T12:41:00Z"/>
          <w:rFonts w:ascii="NimbusRomNo9L-Regu" w:hAnsi="NimbusRomNo9L-Regu" w:cs="NimbusRomNo9L-Regu"/>
          <w:sz w:val="20"/>
          <w:szCs w:val="20"/>
        </w:rPr>
      </w:pPr>
      <w:ins w:id="397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any non-renewable material (e.g. copper, fish, soil, timber) </w:t>
        </w:r>
      </w:ins>
    </w:p>
    <w:p w14:paraId="147A9C1C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398" w:author="Matt" w:date="2014-08-26T12:41:00Z"/>
          <w:rFonts w:ascii="NimbusRomNo9L-Regu" w:hAnsi="NimbusRomNo9L-Regu" w:cs="NimbusRomNo9L-Regu"/>
          <w:sz w:val="20"/>
          <w:szCs w:val="20"/>
        </w:rPr>
      </w:pPr>
      <w:ins w:id="399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or energy stock (natural gas, hydro dam sites)</w:t>
        </w:r>
      </w:ins>
    </w:p>
    <w:p w14:paraId="3EC3941F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00" w:author="Matt" w:date="2014-08-26T12:41:00Z"/>
          <w:rFonts w:ascii="NimbusRomNo9L-Regu" w:hAnsi="NimbusRomNo9L-Regu" w:cs="NimbusRomNo9L-Regu"/>
          <w:sz w:val="20"/>
          <w:szCs w:val="20"/>
        </w:rPr>
      </w:pPr>
      <w:ins w:id="401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in the biosphere</w:t>
        </w:r>
      </w:ins>
    </w:p>
    <w:p w14:paraId="70163AB5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02" w:author="Matt" w:date="2014-08-26T12:41:00Z"/>
          <w:rFonts w:ascii="NimbusRomNo9L-Regu" w:hAnsi="NimbusRomNo9L-Regu" w:cs="NimbusRomNo9L-Regu"/>
          <w:sz w:val="20"/>
          <w:szCs w:val="20"/>
        </w:rPr>
      </w:pPr>
      <w:ins w:id="403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for which substitution is difficult.</w:t>
        </w:r>
      </w:ins>
    </w:p>
    <w:p w14:paraId="51337069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404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6C499E31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41EF5F8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2CEFDF7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Page 15 </w:t>
      </w:r>
    </w:p>
    <w:p w14:paraId="0AC686F7" w14:textId="77777777" w:rsidR="00196DEE" w:rsidRDefault="00C46917" w:rsidP="00C46917">
      <w:pPr>
        <w:autoSpaceDE w:val="0"/>
        <w:autoSpaceDN w:val="0"/>
        <w:adjustRightInd w:val="0"/>
        <w:spacing w:after="0" w:line="240" w:lineRule="auto"/>
        <w:rPr>
          <w:ins w:id="405" w:author="Matt" w:date="2014-08-26T12:43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Fig 15  What does free cash flow OF mean (vs TO?)?</w:t>
      </w:r>
    </w:p>
    <w:p w14:paraId="5D7A7B2B" w14:textId="77777777" w:rsidR="00196DEE" w:rsidRDefault="00196DEE" w:rsidP="00C46917">
      <w:pPr>
        <w:autoSpaceDE w:val="0"/>
        <w:autoSpaceDN w:val="0"/>
        <w:adjustRightInd w:val="0"/>
        <w:spacing w:after="0" w:line="240" w:lineRule="auto"/>
        <w:rPr>
          <w:ins w:id="406" w:author="Matt" w:date="2014-08-26T12:43:00Z"/>
          <w:rFonts w:ascii="NimbusRomNo9L-Regu" w:hAnsi="NimbusRomNo9L-Regu" w:cs="NimbusRomNo9L-Regu"/>
          <w:sz w:val="20"/>
          <w:szCs w:val="20"/>
        </w:rPr>
      </w:pPr>
    </w:p>
    <w:p w14:paraId="66033107" w14:textId="4B384CB1" w:rsidR="00711979" w:rsidRDefault="00196DEE" w:rsidP="00C46917">
      <w:pPr>
        <w:autoSpaceDE w:val="0"/>
        <w:autoSpaceDN w:val="0"/>
        <w:adjustRightInd w:val="0"/>
        <w:spacing w:after="0" w:line="240" w:lineRule="auto"/>
        <w:rPr>
          <w:ins w:id="407" w:author="Matt" w:date="2014-08-26T12:56:00Z"/>
          <w:rFonts w:ascii="NimbusRomNo9L-Regu" w:hAnsi="NimbusRomNo9L-Regu" w:cs="NimbusRomNo9L-Regu"/>
          <w:sz w:val="20"/>
          <w:szCs w:val="20"/>
        </w:rPr>
      </w:pPr>
      <w:ins w:id="408" w:author="Matt" w:date="2014-08-26T12:47:00Z">
        <w:r>
          <w:rPr>
            <w:rFonts w:ascii="NimbusRomNo9L-Regu" w:hAnsi="NimbusRomNo9L-Regu" w:cs="NimbusRomNo9L-Regu"/>
            <w:sz w:val="20"/>
            <w:szCs w:val="20"/>
          </w:rPr>
          <w:t>We</w:t>
        </w:r>
      </w:ins>
      <w:ins w:id="409" w:author="Matt" w:date="2014-08-26T12:48:00Z">
        <w:r>
          <w:rPr>
            <w:rFonts w:ascii="NimbusRomNo9L-Regu" w:hAnsi="NimbusRomNo9L-Regu" w:cs="NimbusRomNo9L-Regu"/>
            <w:sz w:val="20"/>
            <w:szCs w:val="20"/>
          </w:rPr>
          <w:t xml:space="preserve">’re using free cash flow (FCF) as an accounting term used in corporate finance. </w:t>
        </w:r>
      </w:ins>
      <w:ins w:id="410" w:author="Matt" w:date="2014-08-26T12:51:00Z">
        <w:r w:rsidR="00495EE5">
          <w:rPr>
            <w:rFonts w:ascii="NimbusRomNo9L-Regu" w:hAnsi="NimbusRomNo9L-Regu" w:cs="NimbusRomNo9L-Regu"/>
            <w:sz w:val="20"/>
            <w:szCs w:val="20"/>
          </w:rPr>
          <w:t>I think the proper proposition is “of”</w:t>
        </w:r>
      </w:ins>
      <w:ins w:id="411" w:author="Matt" w:date="2014-08-26T12:54:00Z">
        <w:r w:rsidR="006C4963">
          <w:rPr>
            <w:rFonts w:ascii="NimbusRomNo9L-Regu" w:hAnsi="NimbusRomNo9L-Regu" w:cs="NimbusRomNo9L-Regu"/>
            <w:sz w:val="20"/>
            <w:szCs w:val="20"/>
          </w:rPr>
          <w:t xml:space="preserve"> or “for,”</w:t>
        </w:r>
      </w:ins>
      <w:ins w:id="412" w:author="Matt" w:date="2014-08-26T12:51:00Z">
        <w:r w:rsidR="00495EE5">
          <w:rPr>
            <w:rFonts w:ascii="NimbusRomNo9L-Regu" w:hAnsi="NimbusRomNo9L-Regu" w:cs="NimbusRomNo9L-Regu"/>
            <w:sz w:val="20"/>
            <w:szCs w:val="20"/>
          </w:rPr>
          <w:t xml:space="preserve"> because FCF is a metric that applies to a firm at a given point in time. Thus, you say “free cash flow of Exxon,” for example.</w:t>
        </w:r>
      </w:ins>
      <w:ins w:id="413" w:author="Matt" w:date="2014-08-26T12:56:00Z">
        <w:r w:rsidR="00711979">
          <w:rPr>
            <w:rFonts w:ascii="NimbusRomNo9L-Regu" w:hAnsi="NimbusRomNo9L-Regu" w:cs="NimbusRomNo9L-Regu"/>
            <w:sz w:val="20"/>
            <w:szCs w:val="20"/>
          </w:rPr>
          <w:t xml:space="preserve"> The figure its</w:t>
        </w:r>
        <w:r w:rsidR="000A2DF9">
          <w:rPr>
            <w:rFonts w:ascii="NimbusRomNo9L-Regu" w:hAnsi="NimbusRomNo9L-Regu" w:cs="NimbusRomNo9L-Regu"/>
            <w:sz w:val="20"/>
            <w:szCs w:val="20"/>
          </w:rPr>
          <w:t>elf uses the preposition “of.” At the moment,</w:t>
        </w:r>
        <w:r w:rsidR="00711979">
          <w:rPr>
            <w:rFonts w:ascii="NimbusRomNo9L-Regu" w:hAnsi="NimbusRomNo9L-Regu" w:cs="NimbusRomNo9L-Regu"/>
            <w:sz w:val="20"/>
            <w:szCs w:val="20"/>
          </w:rPr>
          <w:t xml:space="preserve"> the wording </w:t>
        </w:r>
      </w:ins>
      <w:ins w:id="414" w:author="Matt" w:date="2014-08-26T20:40:00Z">
        <w:r w:rsidR="000A2DF9">
          <w:rPr>
            <w:rFonts w:ascii="NimbusRomNo9L-Regu" w:hAnsi="NimbusRomNo9L-Regu" w:cs="NimbusRomNo9L-Regu"/>
            <w:sz w:val="20"/>
            <w:szCs w:val="20"/>
          </w:rPr>
          <w:t xml:space="preserve">is </w:t>
        </w:r>
      </w:ins>
      <w:ins w:id="415" w:author="Matt" w:date="2014-08-26T12:56:00Z">
        <w:r w:rsidR="00711979">
          <w:rPr>
            <w:rFonts w:ascii="NimbusRomNo9L-Regu" w:hAnsi="NimbusRomNo9L-Regu" w:cs="NimbusRomNo9L-Regu"/>
            <w:sz w:val="20"/>
            <w:szCs w:val="20"/>
          </w:rPr>
          <w:t>unchanged.</w:t>
        </w:r>
      </w:ins>
    </w:p>
    <w:p w14:paraId="3AA073B5" w14:textId="77777777" w:rsidR="00711979" w:rsidRDefault="00711979" w:rsidP="00C46917">
      <w:pPr>
        <w:autoSpaceDE w:val="0"/>
        <w:autoSpaceDN w:val="0"/>
        <w:adjustRightInd w:val="0"/>
        <w:spacing w:after="0" w:line="240" w:lineRule="auto"/>
        <w:rPr>
          <w:ins w:id="416" w:author="Matt" w:date="2014-08-26T12:56:00Z"/>
          <w:rFonts w:ascii="NimbusRomNo9L-Regu" w:hAnsi="NimbusRomNo9L-Regu" w:cs="NimbusRomNo9L-Regu"/>
          <w:sz w:val="20"/>
          <w:szCs w:val="20"/>
        </w:rPr>
      </w:pPr>
    </w:p>
    <w:p w14:paraId="324F4F95" w14:textId="27ACC459" w:rsidR="00711979" w:rsidRDefault="00711979" w:rsidP="00C46917">
      <w:pPr>
        <w:autoSpaceDE w:val="0"/>
        <w:autoSpaceDN w:val="0"/>
        <w:adjustRightInd w:val="0"/>
        <w:spacing w:after="0" w:line="240" w:lineRule="auto"/>
        <w:rPr>
          <w:ins w:id="417" w:author="Matt" w:date="2014-08-26T12:52:00Z"/>
          <w:rFonts w:ascii="NimbusRomNo9L-Regu" w:hAnsi="NimbusRomNo9L-Regu" w:cs="NimbusRomNo9L-Regu"/>
          <w:sz w:val="20"/>
          <w:szCs w:val="20"/>
        </w:rPr>
      </w:pPr>
      <w:ins w:id="418" w:author="Matt" w:date="2014-08-26T12:56:00Z">
        <w:r>
          <w:rPr>
            <w:rFonts w:ascii="NimbusRomNo9L-Regu" w:hAnsi="NimbusRomNo9L-Regu" w:cs="NimbusRomNo9L-Regu"/>
            <w:sz w:val="20"/>
            <w:szCs w:val="20"/>
          </w:rPr>
          <w:t>Here are some additional resources:</w:t>
        </w:r>
      </w:ins>
    </w:p>
    <w:p w14:paraId="1A598B7E" w14:textId="77777777" w:rsidR="00B06540" w:rsidRDefault="00B06540" w:rsidP="00C46917">
      <w:pPr>
        <w:autoSpaceDE w:val="0"/>
        <w:autoSpaceDN w:val="0"/>
        <w:adjustRightInd w:val="0"/>
        <w:spacing w:after="0" w:line="240" w:lineRule="auto"/>
        <w:rPr>
          <w:ins w:id="419" w:author="Matt" w:date="2014-08-26T12:52:00Z"/>
          <w:rFonts w:ascii="NimbusRomNo9L-Regu" w:hAnsi="NimbusRomNo9L-Regu" w:cs="NimbusRomNo9L-Regu"/>
          <w:sz w:val="20"/>
          <w:szCs w:val="20"/>
        </w:rPr>
      </w:pPr>
    </w:p>
    <w:p w14:paraId="7849124C" w14:textId="5AF6B04E" w:rsidR="00B06540" w:rsidRDefault="00B06540" w:rsidP="00C46917">
      <w:pPr>
        <w:autoSpaceDE w:val="0"/>
        <w:autoSpaceDN w:val="0"/>
        <w:adjustRightInd w:val="0"/>
        <w:spacing w:after="0" w:line="240" w:lineRule="auto"/>
        <w:rPr>
          <w:ins w:id="420" w:author="Matt" w:date="2014-08-26T12:50:00Z"/>
          <w:rFonts w:ascii="NimbusRomNo9L-Regu" w:hAnsi="NimbusRomNo9L-Regu" w:cs="NimbusRomNo9L-Regu"/>
          <w:sz w:val="20"/>
          <w:szCs w:val="20"/>
        </w:rPr>
      </w:pPr>
      <w:ins w:id="421" w:author="Matt" w:date="2014-08-26T12:53:00Z">
        <w:r w:rsidRPr="00B06540">
          <w:rPr>
            <w:rFonts w:ascii="NimbusRomNo9L-Regu" w:hAnsi="NimbusRomNo9L-Regu" w:cs="NimbusRomNo9L-Regu"/>
            <w:bCs/>
            <w:sz w:val="20"/>
            <w:szCs w:val="20"/>
            <w:rPrChange w:id="422" w:author="Matt" w:date="2014-08-26T12:53:00Z">
              <w:rPr>
                <w:rFonts w:ascii="NimbusRomNo9L-Regu" w:hAnsi="NimbusRomNo9L-Regu" w:cs="NimbusRomNo9L-Regu"/>
                <w:b/>
                <w:bCs/>
                <w:sz w:val="20"/>
                <w:szCs w:val="20"/>
              </w:rPr>
            </w:rPrChange>
          </w:rPr>
          <w:t xml:space="preserve">From the Motley Fool: </w:t>
        </w:r>
      </w:ins>
      <w:ins w:id="423" w:author="Matt" w:date="2014-08-26T12:52:00Z">
        <w:r w:rsidRPr="00B06540">
          <w:rPr>
            <w:rFonts w:ascii="NimbusRomNo9L-Regu" w:hAnsi="NimbusRomNo9L-Regu" w:cs="NimbusRomNo9L-Regu"/>
            <w:b/>
            <w:bCs/>
            <w:sz w:val="20"/>
            <w:szCs w:val="20"/>
          </w:rPr>
          <w:t>Free cash flow</w:t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is the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"http://wiki.fool.com/Cash"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cash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a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"http://wiki.fool.com/Company"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company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produces from its operations less the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"http://wiki.fool.com/Cost"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cost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of expanding its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"http://wiki.fool.com/wiki/index.php?title=Asset_base&amp;action=edit&amp;redlink=1"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asset base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. It is essentially the money that the company could return to shareholders if the </w:t>
        </w:r>
        <w:r>
          <w:rPr>
            <w:rFonts w:ascii="NimbusRomNo9L-Regu" w:hAnsi="NimbusRomNo9L-Regu" w:cs="NimbusRomNo9L-Regu"/>
            <w:sz w:val="20"/>
            <w:szCs w:val="20"/>
          </w:rPr>
          <w:t>company was to grow no further.</w:t>
        </w:r>
      </w:ins>
    </w:p>
    <w:p w14:paraId="4E941850" w14:textId="77777777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424" w:author="Matt" w:date="2014-08-26T12:50:00Z"/>
          <w:rFonts w:ascii="NimbusRomNo9L-Regu" w:hAnsi="NimbusRomNo9L-Regu" w:cs="NimbusRomNo9L-Regu"/>
          <w:sz w:val="20"/>
          <w:szCs w:val="20"/>
        </w:rPr>
      </w:pPr>
    </w:p>
    <w:p w14:paraId="2275884F" w14:textId="74BEA588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425" w:author="Matt" w:date="2014-08-26T12:50:00Z"/>
          <w:rFonts w:ascii="NimbusRomNo9L-Regu" w:hAnsi="NimbusRomNo9L-Regu" w:cs="NimbusRomNo9L-Regu"/>
          <w:sz w:val="20"/>
          <w:szCs w:val="20"/>
        </w:rPr>
      </w:pPr>
      <w:ins w:id="426" w:author="Matt" w:date="2014-08-26T12:50:00Z">
        <w:r>
          <w:rPr>
            <w:rFonts w:ascii="NimbusRomNo9L-Regu" w:hAnsi="NimbusRomNo9L-Regu" w:cs="NimbusRomNo9L-Regu"/>
            <w:sz w:val="20"/>
            <w:szCs w:val="20"/>
          </w:rPr>
          <w:t xml:space="preserve">From investopedia: </w:t>
        </w:r>
        <w:r w:rsidRPr="000750A6">
          <w:rPr>
            <w:rFonts w:ascii="NimbusRomNo9L-Regu" w:hAnsi="NimbusRomNo9L-Regu" w:cs="NimbusRomNo9L-Regu"/>
            <w:sz w:val="20"/>
            <w:szCs w:val="20"/>
          </w:rPr>
          <w:t>Free cash flow (FCF) represents the cash that a company is able to generate after laying out the money required to maintain or expand its asset base.</w:t>
        </w:r>
        <w:r w:rsidR="004F5C48">
          <w:rPr>
            <w:rFonts w:ascii="NimbusRomNo9L-Regu" w:hAnsi="NimbusRomNo9L-Regu" w:cs="NimbusRomNo9L-Regu"/>
            <w:sz w:val="20"/>
            <w:szCs w:val="20"/>
          </w:rPr>
          <w:t xml:space="preserve"> … </w:t>
        </w:r>
        <w:r w:rsidR="004F5C48" w:rsidRPr="004F5C48">
          <w:rPr>
            <w:rFonts w:ascii="NimbusRomNo9L-Regu" w:hAnsi="NimbusRomNo9L-Regu" w:cs="NimbusRomNo9L-Regu"/>
            <w:sz w:val="20"/>
            <w:szCs w:val="20"/>
          </w:rPr>
          <w:t>Some believe that Wall Street focuses myopically on earnings while ignoring the "real" cash that a firm generates. Earnings can often be clouded by accounting gimmicks, but it's tougher to fake cash flow. For this reason, some investors believe that FCF gives a much clearer view of the ability to generate cash (and thus profits).</w:t>
        </w:r>
      </w:ins>
    </w:p>
    <w:p w14:paraId="11FB10F9" w14:textId="77777777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427" w:author="Matt" w:date="2014-08-26T12:50:00Z"/>
          <w:rFonts w:ascii="NimbusRomNo9L-Regu" w:hAnsi="NimbusRomNo9L-Regu" w:cs="NimbusRomNo9L-Regu"/>
          <w:sz w:val="20"/>
          <w:szCs w:val="20"/>
        </w:rPr>
      </w:pPr>
    </w:p>
    <w:p w14:paraId="3ED3FAC3" w14:textId="39AC69B2" w:rsidR="00196DEE" w:rsidRDefault="00196DEE" w:rsidP="00C46917">
      <w:pPr>
        <w:autoSpaceDE w:val="0"/>
        <w:autoSpaceDN w:val="0"/>
        <w:adjustRightInd w:val="0"/>
        <w:spacing w:after="0" w:line="240" w:lineRule="auto"/>
        <w:rPr>
          <w:ins w:id="428" w:author="Matt" w:date="2014-08-26T12:48:00Z"/>
          <w:rFonts w:ascii="NimbusRomNo9L-Regu" w:hAnsi="NimbusRomNo9L-Regu" w:cs="NimbusRomNo9L-Regu"/>
          <w:sz w:val="20"/>
          <w:szCs w:val="20"/>
        </w:rPr>
      </w:pPr>
      <w:ins w:id="429" w:author="Matt" w:date="2014-08-26T12:48:00Z">
        <w:r>
          <w:rPr>
            <w:rFonts w:ascii="NimbusRomNo9L-Regu" w:hAnsi="NimbusRomNo9L-Regu" w:cs="NimbusRomNo9L-Regu"/>
            <w:sz w:val="20"/>
            <w:szCs w:val="20"/>
          </w:rPr>
          <w:t xml:space="preserve">See </w:t>
        </w:r>
      </w:ins>
    </w:p>
    <w:p w14:paraId="6BBD93C9" w14:textId="72C9F8D0" w:rsidR="00196DEE" w:rsidRDefault="00333A7E" w:rsidP="00C46917">
      <w:pPr>
        <w:autoSpaceDE w:val="0"/>
        <w:autoSpaceDN w:val="0"/>
        <w:adjustRightInd w:val="0"/>
        <w:spacing w:after="0" w:line="240" w:lineRule="auto"/>
        <w:rPr>
          <w:ins w:id="430" w:author="Matt" w:date="2014-08-26T12:49:00Z"/>
          <w:rFonts w:ascii="NimbusRomNo9L-Regu" w:hAnsi="NimbusRomNo9L-Regu" w:cs="NimbusRomNo9L-Regu"/>
          <w:sz w:val="20"/>
          <w:szCs w:val="20"/>
        </w:rPr>
      </w:pPr>
      <w:ins w:id="431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>
          <w:rPr>
            <w:rFonts w:ascii="NimbusRomNo9L-Regu" w:hAnsi="NimbusRomNo9L-Regu" w:cs="NimbusRomNo9L-Regu"/>
            <w:sz w:val="20"/>
            <w:szCs w:val="20"/>
          </w:rPr>
          <w:instrText xml:space="preserve"> HYPERLINK "</w:instrText>
        </w:r>
      </w:ins>
      <w:ins w:id="432" w:author="Matt" w:date="2014-08-26T12:48:00Z">
        <w:r w:rsidRPr="00196DEE">
          <w:rPr>
            <w:rFonts w:ascii="NimbusRomNo9L-Regu" w:hAnsi="NimbusRomNo9L-Regu" w:cs="NimbusRomNo9L-Regu"/>
            <w:sz w:val="20"/>
            <w:szCs w:val="20"/>
          </w:rPr>
          <w:instrText>http://en.wikipedia.org/wiki/Free_cash_flow</w:instrText>
        </w:r>
      </w:ins>
      <w:ins w:id="433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instrText xml:space="preserve">" </w:instrText>
        </w:r>
        <w:r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</w:ins>
      <w:ins w:id="434" w:author="Matt" w:date="2014-08-26T12:48:00Z">
        <w:r w:rsidRPr="00EF3A72">
          <w:rPr>
            <w:rStyle w:val="Hyperlink"/>
            <w:rFonts w:ascii="NimbusRomNo9L-Regu" w:hAnsi="NimbusRomNo9L-Regu" w:cs="NimbusRomNo9L-Regu"/>
            <w:sz w:val="20"/>
            <w:szCs w:val="20"/>
          </w:rPr>
          <w:t>http://en.wikipedia.org/wiki/Free_cash_flow</w:t>
        </w:r>
      </w:ins>
      <w:ins w:id="435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fldChar w:fldCharType="end"/>
        </w:r>
      </w:ins>
    </w:p>
    <w:p w14:paraId="45F664F5" w14:textId="77777777" w:rsidR="00651F5C" w:rsidRDefault="00651F5C" w:rsidP="00651F5C">
      <w:pPr>
        <w:autoSpaceDE w:val="0"/>
        <w:autoSpaceDN w:val="0"/>
        <w:adjustRightInd w:val="0"/>
        <w:spacing w:after="0" w:line="240" w:lineRule="auto"/>
        <w:rPr>
          <w:ins w:id="436" w:author="Matt" w:date="2014-08-26T12:53:00Z"/>
          <w:rFonts w:ascii="NimbusRomNo9L-Regu" w:hAnsi="NimbusRomNo9L-Regu" w:cs="NimbusRomNo9L-Regu"/>
          <w:sz w:val="20"/>
          <w:szCs w:val="20"/>
        </w:rPr>
      </w:pPr>
      <w:ins w:id="437" w:author="Matt" w:date="2014-08-26T12:53:00Z">
        <w:r w:rsidRPr="000432DF">
          <w:rPr>
            <w:rFonts w:ascii="NimbusRomNo9L-Regu" w:hAnsi="NimbusRomNo9L-Regu" w:cs="NimbusRomNo9L-Regu"/>
            <w:sz w:val="20"/>
            <w:szCs w:val="20"/>
          </w:rPr>
          <w:t>http://wiki.fool.com/Free_cash_flow</w:t>
        </w:r>
      </w:ins>
    </w:p>
    <w:p w14:paraId="39971AE8" w14:textId="4991D293" w:rsidR="00333A7E" w:rsidRDefault="00333A7E" w:rsidP="00C46917">
      <w:pPr>
        <w:autoSpaceDE w:val="0"/>
        <w:autoSpaceDN w:val="0"/>
        <w:adjustRightInd w:val="0"/>
        <w:spacing w:after="0" w:line="240" w:lineRule="auto"/>
        <w:rPr>
          <w:ins w:id="438" w:author="Matt" w:date="2014-08-26T12:43:00Z"/>
          <w:rFonts w:ascii="NimbusRomNo9L-Regu" w:hAnsi="NimbusRomNo9L-Regu" w:cs="NimbusRomNo9L-Regu"/>
          <w:sz w:val="20"/>
          <w:szCs w:val="20"/>
        </w:rPr>
      </w:pPr>
      <w:ins w:id="439" w:author="Matt" w:date="2014-08-26T12:49:00Z">
        <w:r w:rsidRPr="00333A7E">
          <w:rPr>
            <w:rFonts w:ascii="NimbusRomNo9L-Regu" w:hAnsi="NimbusRomNo9L-Regu" w:cs="NimbusRomNo9L-Regu"/>
            <w:sz w:val="20"/>
            <w:szCs w:val="20"/>
          </w:rPr>
          <w:t>http://www.investopedia.com/terms/f/freecashflow.asp</w:t>
        </w:r>
      </w:ins>
    </w:p>
    <w:p w14:paraId="19F1C287" w14:textId="7D346102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br/>
      </w:r>
    </w:p>
    <w:p w14:paraId="6AC067B1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440" w:author="Matt" w:date="2014-08-26T13:06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They are making less profits?  That is true I think, but needs more explicit statement and better validation maybe….</w:t>
      </w:r>
    </w:p>
    <w:p w14:paraId="65968456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441" w:author="Matt" w:date="2014-08-26T13:06:00Z"/>
          <w:rFonts w:ascii="NimbusRomNo9L-Regu" w:hAnsi="NimbusRomNo9L-Regu" w:cs="NimbusRomNo9L-Regu"/>
          <w:sz w:val="20"/>
          <w:szCs w:val="20"/>
        </w:rPr>
      </w:pPr>
    </w:p>
    <w:p w14:paraId="5A5FC576" w14:textId="3BA488B8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442" w:author="Matt" w:date="2014-08-26T13:06:00Z"/>
          <w:rFonts w:ascii="NimbusRomNo9L-Regu" w:hAnsi="NimbusRomNo9L-Regu" w:cs="NimbusRomNo9L-Regu"/>
          <w:sz w:val="20"/>
          <w:szCs w:val="20"/>
        </w:rPr>
      </w:pPr>
      <w:ins w:id="443" w:author="Matt" w:date="2014-08-26T13:06:00Z">
        <w:r>
          <w:rPr>
            <w:rFonts w:ascii="NimbusRomNo9L-Regu" w:hAnsi="NimbusRomNo9L-Regu" w:cs="NimbusRomNo9L-Regu"/>
            <w:sz w:val="20"/>
            <w:szCs w:val="20"/>
          </w:rPr>
          <w:t>Profit and free cash flow are different things, because of the way that capital investment is accounted. Nevertheless, I changed the text to read:</w:t>
        </w:r>
      </w:ins>
    </w:p>
    <w:p w14:paraId="5F0AC7EC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444" w:author="Matt" w:date="2014-08-26T13:07:00Z"/>
          <w:rFonts w:ascii="NimbusRomNo9L-Regu" w:hAnsi="NimbusRomNo9L-Regu" w:cs="NimbusRomNo9L-Regu"/>
          <w:sz w:val="20"/>
          <w:szCs w:val="20"/>
        </w:rPr>
      </w:pPr>
    </w:p>
    <w:p w14:paraId="5CF8038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45" w:author="Matt" w:date="2014-08-26T13:07:00Z"/>
          <w:rFonts w:ascii="NimbusRomNo9L-Regu" w:hAnsi="NimbusRomNo9L-Regu" w:cs="NimbusRomNo9L-Regu"/>
          <w:sz w:val="20"/>
          <w:szCs w:val="20"/>
        </w:rPr>
      </w:pPr>
      <w:ins w:id="446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The challenges of energy substitutions are highlighted</w:t>
        </w:r>
      </w:ins>
    </w:p>
    <w:p w14:paraId="31AD36ED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47" w:author="Matt" w:date="2014-08-26T13:07:00Z"/>
          <w:rFonts w:ascii="NimbusRomNo9L-Regu" w:hAnsi="NimbusRomNo9L-Regu" w:cs="NimbusRomNo9L-Regu"/>
          <w:sz w:val="20"/>
          <w:szCs w:val="20"/>
        </w:rPr>
      </w:pPr>
      <w:ins w:id="448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when examining the financial situation of oil producers.</w:t>
        </w:r>
      </w:ins>
    </w:p>
    <w:p w14:paraId="5D2101DB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49" w:author="Matt" w:date="2014-08-26T13:07:00Z"/>
          <w:rFonts w:ascii="NimbusRomNo9L-Regu" w:hAnsi="NimbusRomNo9L-Regu" w:cs="NimbusRomNo9L-Regu"/>
          <w:sz w:val="20"/>
          <w:szCs w:val="20"/>
        </w:rPr>
      </w:pPr>
      <w:ins w:id="450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Figure~\ref{fig:oil_company_free_cash_flow} </w:t>
        </w:r>
      </w:ins>
    </w:p>
    <w:p w14:paraId="56510DA4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51" w:author="Matt" w:date="2014-08-26T13:07:00Z"/>
          <w:rFonts w:ascii="NimbusRomNo9L-Regu" w:hAnsi="NimbusRomNo9L-Regu" w:cs="NimbusRomNo9L-Regu"/>
          <w:sz w:val="20"/>
          <w:szCs w:val="20"/>
        </w:rPr>
      </w:pPr>
      <w:ins w:id="452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shows that despite the recent increase in oil production rate</w:t>
        </w:r>
      </w:ins>
    </w:p>
    <w:p w14:paraId="7E8539A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53" w:author="Matt" w:date="2014-08-26T13:07:00Z"/>
          <w:rFonts w:ascii="NimbusRomNo9L-Regu" w:hAnsi="NimbusRomNo9L-Regu" w:cs="NimbusRomNo9L-Regu"/>
          <w:sz w:val="20"/>
          <w:szCs w:val="20"/>
        </w:rPr>
      </w:pPr>
      <w:ins w:id="454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and continued high prices, </w:t>
        </w:r>
      </w:ins>
    </w:p>
    <w:p w14:paraId="5802674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55" w:author="Matt" w:date="2014-08-26T13:07:00Z"/>
          <w:rFonts w:ascii="NimbusRomNo9L-Regu" w:hAnsi="NimbusRomNo9L-Regu" w:cs="NimbusRomNo9L-Regu"/>
          <w:sz w:val="20"/>
          <w:szCs w:val="20"/>
        </w:rPr>
      </w:pPr>
      <w:ins w:id="456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the free cash flow%</w:t>
        </w:r>
      </w:ins>
    </w:p>
    <w:p w14:paraId="6F4203D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57" w:author="Matt" w:date="2014-08-26T13:07:00Z"/>
          <w:rFonts w:ascii="NimbusRomNo9L-Regu" w:hAnsi="NimbusRomNo9L-Regu" w:cs="NimbusRomNo9L-Regu"/>
          <w:sz w:val="20"/>
          <w:szCs w:val="20"/>
        </w:rPr>
      </w:pPr>
      <w:ins w:id="458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\footnote{</w:t>
        </w:r>
      </w:ins>
    </w:p>
    <w:p w14:paraId="529AF7A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59" w:author="Matt" w:date="2014-08-26T13:07:00Z"/>
          <w:rFonts w:ascii="NimbusRomNo9L-Regu" w:hAnsi="NimbusRomNo9L-Regu" w:cs="NimbusRomNo9L-Regu"/>
          <w:sz w:val="20"/>
          <w:szCs w:val="20"/>
        </w:rPr>
      </w:pPr>
      <w:ins w:id="460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Free cash flow is defined as the cash produced by a firm's operations</w:t>
        </w:r>
      </w:ins>
    </w:p>
    <w:p w14:paraId="1E1C58E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61" w:author="Matt" w:date="2014-08-26T13:07:00Z"/>
          <w:rFonts w:ascii="NimbusRomNo9L-Regu" w:hAnsi="NimbusRomNo9L-Regu" w:cs="NimbusRomNo9L-Regu"/>
          <w:sz w:val="20"/>
          <w:szCs w:val="20"/>
        </w:rPr>
      </w:pPr>
      <w:ins w:id="462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less the cost of expanding its asset base.</w:t>
        </w:r>
      </w:ins>
    </w:p>
    <w:p w14:paraId="408C54F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63" w:author="Matt" w:date="2014-08-26T13:07:00Z"/>
          <w:rFonts w:ascii="NimbusRomNo9L-Regu" w:hAnsi="NimbusRomNo9L-Regu" w:cs="NimbusRomNo9L-Regu"/>
          <w:sz w:val="20"/>
          <w:szCs w:val="20"/>
        </w:rPr>
      </w:pPr>
      <w:ins w:id="464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}</w:t>
        </w:r>
      </w:ins>
    </w:p>
    <w:p w14:paraId="62A44B8A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65" w:author="Matt" w:date="2014-08-26T13:07:00Z"/>
          <w:rFonts w:ascii="NimbusRomNo9L-Regu" w:hAnsi="NimbusRomNo9L-Regu" w:cs="NimbusRomNo9L-Regu"/>
          <w:sz w:val="20"/>
          <w:szCs w:val="20"/>
        </w:rPr>
      </w:pPr>
      <w:ins w:id="466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of independent oil producers is negative.</w:t>
        </w:r>
      </w:ins>
    </w:p>
    <w:p w14:paraId="53F2D5BB" w14:textId="2264ADEA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67" w:author="Matt" w:date="2014-08-26T13:07:00Z"/>
          <w:rFonts w:ascii="NimbusRomNo9L-Regu" w:hAnsi="NimbusRomNo9L-Regu" w:cs="NimbusRomNo9L-Regu"/>
          <w:sz w:val="20"/>
          <w:szCs w:val="20"/>
        </w:rPr>
      </w:pPr>
      <w:ins w:id="468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This situation implies that capital investments are </w:t>
        </w:r>
        <w:r>
          <w:rPr>
            <w:rFonts w:ascii="NimbusRomNo9L-Regu" w:hAnsi="NimbusRomNo9L-Regu" w:cs="NimbusRomNo9L-Regu"/>
            <w:sz w:val="20"/>
            <w:szCs w:val="20"/>
          </w:rPr>
          <w:t>un</w:t>
        </w:r>
        <w:r w:rsidRPr="00D709FA">
          <w:rPr>
            <w:rFonts w:ascii="NimbusRomNo9L-Regu" w:hAnsi="NimbusRomNo9L-Regu" w:cs="NimbusRomNo9L-Regu"/>
            <w:sz w:val="20"/>
            <w:szCs w:val="20"/>
          </w:rPr>
          <w:t>productive.</w:t>
        </w:r>
      </w:ins>
    </w:p>
    <w:p w14:paraId="25FE56A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69" w:author="Matt" w:date="2014-08-26T13:07:00Z"/>
          <w:rFonts w:ascii="NimbusRomNo9L-Regu" w:hAnsi="NimbusRomNo9L-Regu" w:cs="NimbusRomNo9L-Regu"/>
          <w:sz w:val="20"/>
          <w:szCs w:val="20"/>
        </w:rPr>
      </w:pPr>
      <w:ins w:id="470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It remains to be seen how independent producers </w:t>
        </w:r>
      </w:ins>
    </w:p>
    <w:p w14:paraId="294F17D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71" w:author="Matt" w:date="2014-08-26T13:07:00Z"/>
          <w:rFonts w:ascii="NimbusRomNo9L-Regu" w:hAnsi="NimbusRomNo9L-Regu" w:cs="NimbusRomNo9L-Regu"/>
          <w:sz w:val="20"/>
          <w:szCs w:val="20"/>
        </w:rPr>
      </w:pPr>
      <w:ins w:id="472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can continue advancing the oil production rate (which implies capital investment)</w:t>
        </w:r>
      </w:ins>
    </w:p>
    <w:p w14:paraId="321DC878" w14:textId="5A525E68" w:rsid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473" w:author="Matt" w:date="2014-08-26T13:06:00Z"/>
          <w:rFonts w:ascii="NimbusRomNo9L-Regu" w:hAnsi="NimbusRomNo9L-Regu" w:cs="NimbusRomNo9L-Regu"/>
          <w:sz w:val="20"/>
          <w:szCs w:val="20"/>
        </w:rPr>
      </w:pPr>
      <w:ins w:id="474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while their free cash flow is negative.</w:t>
        </w:r>
      </w:ins>
    </w:p>
    <w:p w14:paraId="27272120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475" w:author="Matt" w:date="2014-08-26T13:06:00Z"/>
          <w:rFonts w:ascii="NimbusRomNo9L-Regu" w:hAnsi="NimbusRomNo9L-Regu" w:cs="NimbusRomNo9L-Regu"/>
          <w:sz w:val="20"/>
          <w:szCs w:val="20"/>
        </w:rPr>
      </w:pPr>
    </w:p>
    <w:p w14:paraId="232E99A0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256E968" w14:textId="77777777" w:rsidR="009E0FFC" w:rsidRDefault="009E0FFC" w:rsidP="00C46917">
      <w:pPr>
        <w:autoSpaceDE w:val="0"/>
        <w:autoSpaceDN w:val="0"/>
        <w:adjustRightInd w:val="0"/>
        <w:spacing w:after="0" w:line="240" w:lineRule="auto"/>
        <w:rPr>
          <w:ins w:id="476" w:author="Matt" w:date="2014-08-26T13:08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 16  To first order,  replace with to a first approximation ….</w:t>
      </w:r>
    </w:p>
    <w:p w14:paraId="510748C7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477" w:author="Matt" w:date="2014-08-26T13:08:00Z"/>
          <w:rFonts w:ascii="NimbusRomNo9L-Regu" w:hAnsi="NimbusRomNo9L-Regu" w:cs="NimbusRomNo9L-Regu"/>
          <w:sz w:val="20"/>
          <w:szCs w:val="20"/>
        </w:rPr>
      </w:pPr>
    </w:p>
    <w:p w14:paraId="1F7FD27C" w14:textId="78DE0BCD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478" w:author="Matt" w:date="2014-08-26T13:08:00Z"/>
          <w:rFonts w:ascii="NimbusRomNo9L-Regu" w:hAnsi="NimbusRomNo9L-Regu" w:cs="NimbusRomNo9L-Regu"/>
          <w:sz w:val="20"/>
          <w:szCs w:val="20"/>
        </w:rPr>
      </w:pPr>
      <w:ins w:id="479" w:author="Matt" w:date="2014-08-26T13:08:00Z">
        <w:r>
          <w:rPr>
            <w:rFonts w:ascii="NimbusRomNo9L-Regu" w:hAnsi="NimbusRomNo9L-Regu" w:cs="NimbusRomNo9L-Regu"/>
            <w:sz w:val="20"/>
            <w:szCs w:val="20"/>
          </w:rPr>
          <w:t>Done.</w:t>
        </w:r>
      </w:ins>
    </w:p>
    <w:p w14:paraId="66201BF9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480" w:author="Matt" w:date="2014-08-26T13:08:00Z"/>
          <w:rFonts w:ascii="NimbusRomNo9L-Regu" w:hAnsi="NimbusRomNo9L-Regu" w:cs="NimbusRomNo9L-Regu"/>
          <w:sz w:val="20"/>
          <w:szCs w:val="20"/>
        </w:rPr>
      </w:pPr>
    </w:p>
    <w:p w14:paraId="05BAB0DF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B454182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 17  Paradoxically, and contrasting with mainstream policy prescriptions, expansion of</w:t>
      </w:r>
    </w:p>
    <w:p w14:paraId="7AEEBC1D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the stock of capital in the economy can contribute to the ULTIMATE slowdown of economic</w:t>
      </w:r>
    </w:p>
    <w:p w14:paraId="33B3A4F7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ins w:id="481" w:author="Matt" w:date="2014-08-26T13:09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growth.</w:t>
      </w:r>
    </w:p>
    <w:p w14:paraId="4FD7B838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482" w:author="Matt" w:date="2014-08-26T13:09:00Z"/>
          <w:rFonts w:ascii="NimbusRomNo9L-Regu" w:hAnsi="NimbusRomNo9L-Regu" w:cs="NimbusRomNo9L-Regu"/>
          <w:sz w:val="20"/>
          <w:szCs w:val="20"/>
        </w:rPr>
      </w:pPr>
    </w:p>
    <w:p w14:paraId="21C31848" w14:textId="46E3F21C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483" w:author="Matt" w:date="2014-08-26T13:10:00Z"/>
          <w:rFonts w:ascii="NimbusRomNo9L-Regu" w:hAnsi="NimbusRomNo9L-Regu" w:cs="NimbusRomNo9L-Regu"/>
          <w:sz w:val="20"/>
          <w:szCs w:val="20"/>
        </w:rPr>
      </w:pPr>
      <w:ins w:id="484" w:author="Matt" w:date="2014-08-26T13:09:00Z">
        <w:r>
          <w:rPr>
            <w:rFonts w:ascii="NimbusRomNo9L-Regu" w:hAnsi="NimbusRomNo9L-Regu" w:cs="NimbusRomNo9L-Regu"/>
            <w:sz w:val="20"/>
            <w:szCs w:val="20"/>
          </w:rPr>
          <w:t xml:space="preserve">Added the word </w:t>
        </w:r>
      </w:ins>
      <w:ins w:id="485" w:author="Matt" w:date="2014-08-26T13:10:00Z">
        <w:r>
          <w:rPr>
            <w:rFonts w:ascii="NimbusRomNo9L-Regu" w:hAnsi="NimbusRomNo9L-Regu" w:cs="NimbusRomNo9L-Regu"/>
            <w:sz w:val="20"/>
            <w:szCs w:val="20"/>
          </w:rPr>
          <w:t>“ultimate.”</w:t>
        </w:r>
      </w:ins>
    </w:p>
    <w:p w14:paraId="31CBFE54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486" w:author="Matt" w:date="2014-08-26T13:09:00Z"/>
          <w:rFonts w:ascii="NimbusRomNo9L-Regu" w:hAnsi="NimbusRomNo9L-Regu" w:cs="NimbusRomNo9L-Regu"/>
          <w:sz w:val="20"/>
          <w:szCs w:val="20"/>
        </w:rPr>
      </w:pPr>
    </w:p>
    <w:p w14:paraId="54875720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DCC5819" w14:textId="77777777" w:rsidR="009E0FFC" w:rsidRDefault="002F10EC" w:rsidP="002F10EC">
      <w:pPr>
        <w:autoSpaceDE w:val="0"/>
        <w:autoSpaceDN w:val="0"/>
        <w:adjustRightInd w:val="0"/>
        <w:spacing w:after="0" w:line="240" w:lineRule="auto"/>
        <w:rPr>
          <w:ins w:id="487" w:author="Matt" w:date="2014-08-26T13:10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focused on increasing many material, energy, and financial flow rates in the economy. Set against the backdrop of Section 1.4, we see that consumption-driven policies are ine</w:t>
      </w:r>
      <w:r>
        <w:rPr>
          <w:rFonts w:ascii="rtxr" w:eastAsia="rtxr" w:hAnsi="NimbusRomNo9L-Regu" w:cs="rtxr" w:hint="eastAsia"/>
          <w:sz w:val="20"/>
          <w:szCs w:val="20"/>
        </w:rPr>
        <w:t>↵</w:t>
      </w:r>
      <w:r>
        <w:rPr>
          <w:rFonts w:ascii="NimbusRomNo9L-Regu" w:hAnsi="NimbusRomNo9L-Regu" w:cs="NimbusRomNo9L-Regu"/>
          <w:sz w:val="20"/>
          <w:szCs w:val="20"/>
        </w:rPr>
        <w:t>ective, because of biophysical limits that ULTIMATELY constrain the scale of the economy</w:t>
      </w:r>
    </w:p>
    <w:p w14:paraId="1D3CCC58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ins w:id="488" w:author="Matt" w:date="2014-08-26T13:10:00Z"/>
          <w:rFonts w:ascii="NimbusRomNo9L-Regu" w:hAnsi="NimbusRomNo9L-Regu" w:cs="NimbusRomNo9L-Regu"/>
          <w:sz w:val="20"/>
          <w:szCs w:val="20"/>
        </w:rPr>
      </w:pPr>
    </w:p>
    <w:p w14:paraId="40781972" w14:textId="3347D7ED" w:rsidR="00EA4170" w:rsidRDefault="00235A71" w:rsidP="002F10EC">
      <w:pPr>
        <w:autoSpaceDE w:val="0"/>
        <w:autoSpaceDN w:val="0"/>
        <w:adjustRightInd w:val="0"/>
        <w:spacing w:after="0" w:line="240" w:lineRule="auto"/>
        <w:rPr>
          <w:ins w:id="489" w:author="Matt" w:date="2014-08-26T13:10:00Z"/>
          <w:rFonts w:ascii="NimbusRomNo9L-Regu" w:hAnsi="NimbusRomNo9L-Regu" w:cs="NimbusRomNo9L-Regu"/>
          <w:sz w:val="20"/>
          <w:szCs w:val="20"/>
        </w:rPr>
      </w:pPr>
      <w:ins w:id="490" w:author="Matt" w:date="2014-08-26T13:11:00Z">
        <w:r>
          <w:rPr>
            <w:rFonts w:ascii="NimbusRomNo9L-Regu" w:hAnsi="NimbusRomNo9L-Regu" w:cs="NimbusRomNo9L-Regu"/>
            <w:sz w:val="20"/>
            <w:szCs w:val="20"/>
          </w:rPr>
          <w:t>Added the word “ultimately.”</w:t>
        </w:r>
      </w:ins>
    </w:p>
    <w:p w14:paraId="5A74FD35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ins w:id="491" w:author="Matt" w:date="2014-08-26T13:10:00Z"/>
          <w:rFonts w:ascii="NimbusRomNo9L-Regu" w:hAnsi="NimbusRomNo9L-Regu" w:cs="NimbusRomNo9L-Regu"/>
          <w:sz w:val="20"/>
          <w:szCs w:val="20"/>
        </w:rPr>
      </w:pPr>
    </w:p>
    <w:p w14:paraId="5522CF71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35C6BA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B9BDFA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 short, the economic analyses that support consumption-driven policies are</w:t>
      </w:r>
    </w:p>
    <w:p w14:paraId="65E0FE96" w14:textId="77777777" w:rsidR="00C46917" w:rsidRDefault="002F10EC" w:rsidP="002F10EC">
      <w:pPr>
        <w:autoSpaceDE w:val="0"/>
        <w:autoSpaceDN w:val="0"/>
        <w:adjustRightInd w:val="0"/>
        <w:spacing w:after="0" w:line="240" w:lineRule="auto"/>
        <w:rPr>
          <w:ins w:id="492" w:author="Matt" w:date="2014-08-26T13:11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incomplete. Consumption-driven economic growth is ULTIMATELY unsustainable.   [For the time being we can and do just use more energy to exploit lower grade resources….] </w:t>
      </w:r>
    </w:p>
    <w:p w14:paraId="396D9312" w14:textId="77777777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ins w:id="493" w:author="Matt" w:date="2014-08-26T13:11:00Z"/>
          <w:rFonts w:ascii="NimbusRomNo9L-Regu" w:hAnsi="NimbusRomNo9L-Regu" w:cs="NimbusRomNo9L-Regu"/>
          <w:sz w:val="20"/>
          <w:szCs w:val="20"/>
        </w:rPr>
      </w:pPr>
    </w:p>
    <w:p w14:paraId="3BAFF9D3" w14:textId="69A92AD6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ins w:id="494" w:author="Matt" w:date="2014-08-26T13:11:00Z"/>
          <w:rFonts w:ascii="NimbusRomNo9L-Regu" w:hAnsi="NimbusRomNo9L-Regu" w:cs="NimbusRomNo9L-Regu"/>
          <w:sz w:val="20"/>
          <w:szCs w:val="20"/>
        </w:rPr>
      </w:pPr>
      <w:ins w:id="495" w:author="Matt" w:date="2014-08-26T13:11:00Z">
        <w:r>
          <w:rPr>
            <w:rFonts w:ascii="NimbusRomNo9L-Regu" w:hAnsi="NimbusRomNo9L-Regu" w:cs="NimbusRomNo9L-Regu"/>
            <w:sz w:val="20"/>
            <w:szCs w:val="20"/>
          </w:rPr>
          <w:t>Added the word “ultimately.”</w:t>
        </w:r>
      </w:ins>
    </w:p>
    <w:p w14:paraId="690FD6C9" w14:textId="77777777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3939B4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0B9DEDE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496" w:author="Matt" w:date="2014-08-26T13:32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Bottom half of page 17 kind of redundant  (could remove  sentence  above)</w:t>
      </w:r>
    </w:p>
    <w:p w14:paraId="0769FF06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497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08692AC0" w14:textId="1064B984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498" w:author="Matt" w:date="2014-08-26T13:32:00Z"/>
          <w:rFonts w:ascii="NimbusRomNo9L-Regu" w:hAnsi="NimbusRomNo9L-Regu" w:cs="NimbusRomNo9L-Regu"/>
          <w:sz w:val="20"/>
          <w:szCs w:val="20"/>
        </w:rPr>
      </w:pPr>
      <w:ins w:id="499" w:author="Matt" w:date="2014-08-26T13:32:00Z">
        <w:r>
          <w:rPr>
            <w:rFonts w:ascii="NimbusRomNo9L-Regu" w:hAnsi="NimbusRomNo9L-Regu" w:cs="NimbusRomNo9L-Regu"/>
            <w:sz w:val="20"/>
            <w:szCs w:val="20"/>
          </w:rPr>
          <w:t xml:space="preserve">Looking at this again, I agree that it was redundant. I </w:t>
        </w:r>
      </w:ins>
      <w:ins w:id="500" w:author="Matt" w:date="2014-08-26T20:41:00Z">
        <w:r w:rsidR="00E543A0">
          <w:rPr>
            <w:rFonts w:ascii="NimbusRomNo9L-Regu" w:hAnsi="NimbusRomNo9L-Regu" w:cs="NimbusRomNo9L-Regu"/>
            <w:sz w:val="20"/>
            <w:szCs w:val="20"/>
          </w:rPr>
          <w:t>c</w:t>
        </w:r>
      </w:ins>
      <w:ins w:id="501" w:author="Matt" w:date="2014-08-26T13:32:00Z">
        <w:r>
          <w:rPr>
            <w:rFonts w:ascii="NimbusRomNo9L-Regu" w:hAnsi="NimbusRomNo9L-Regu" w:cs="NimbusRomNo9L-Regu"/>
            <w:sz w:val="20"/>
            <w:szCs w:val="20"/>
          </w:rPr>
          <w:t>leaned it up significantly. This section now reads (rather succinctly):</w:t>
        </w:r>
      </w:ins>
    </w:p>
    <w:p w14:paraId="0DD2CEDA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502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7D18ECA3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03" w:author="Matt" w:date="2014-08-26T13:32:00Z"/>
          <w:rFonts w:ascii="NimbusRomNo9L-Regu" w:hAnsi="NimbusRomNo9L-Regu" w:cs="NimbusRomNo9L-Regu"/>
          <w:sz w:val="20"/>
          <w:szCs w:val="20"/>
        </w:rPr>
      </w:pPr>
      <w:ins w:id="504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In Section~\ref{sec:stall_capital_stock} above, </w:t>
        </w:r>
      </w:ins>
    </w:p>
    <w:p w14:paraId="403B11F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05" w:author="Matt" w:date="2014-08-26T13:32:00Z"/>
          <w:rFonts w:ascii="NimbusRomNo9L-Regu" w:hAnsi="NimbusRomNo9L-Regu" w:cs="NimbusRomNo9L-Regu"/>
          <w:sz w:val="20"/>
          <w:szCs w:val="20"/>
        </w:rPr>
      </w:pPr>
      <w:ins w:id="506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we noted that today's consumption-enhancing policies have the side-effect of</w:t>
        </w:r>
      </w:ins>
    </w:p>
    <w:p w14:paraId="352D082C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07" w:author="Matt" w:date="2014-08-26T13:32:00Z"/>
          <w:rFonts w:ascii="NimbusRomNo9L-Regu" w:hAnsi="NimbusRomNo9L-Regu" w:cs="NimbusRomNo9L-Regu"/>
          <w:sz w:val="20"/>
          <w:szCs w:val="20"/>
        </w:rPr>
      </w:pPr>
      <w:ins w:id="508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increasing many material and energy flow rates into the economy.</w:t>
        </w:r>
      </w:ins>
    </w:p>
    <w:p w14:paraId="1B9F58D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09" w:author="Matt" w:date="2014-08-26T13:32:00Z"/>
          <w:rFonts w:ascii="NimbusRomNo9L-Regu" w:hAnsi="NimbusRomNo9L-Regu" w:cs="NimbusRomNo9L-Regu"/>
          <w:sz w:val="20"/>
          <w:szCs w:val="20"/>
        </w:rPr>
      </w:pPr>
      <w:ins w:id="510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Thus, today's policies also</w:t>
        </w:r>
      </w:ins>
    </w:p>
    <w:p w14:paraId="4B206701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11" w:author="Matt" w:date="2014-08-26T13:32:00Z"/>
          <w:rFonts w:ascii="NimbusRomNo9L-Regu" w:hAnsi="NimbusRomNo9L-Regu" w:cs="NimbusRomNo9L-Regu"/>
          <w:sz w:val="20"/>
          <w:szCs w:val="20"/>
        </w:rPr>
      </w:pPr>
      <w:ins w:id="512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hasten the day when we reach binding biophysical constraints</w:t>
        </w:r>
      </w:ins>
    </w:p>
    <w:p w14:paraId="351C79F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13" w:author="Matt" w:date="2014-08-26T13:32:00Z"/>
          <w:rFonts w:ascii="NimbusRomNo9L-Regu" w:hAnsi="NimbusRomNo9L-Regu" w:cs="NimbusRomNo9L-Regu"/>
          <w:sz w:val="20"/>
          <w:szCs w:val="20"/>
        </w:rPr>
      </w:pPr>
      <w:ins w:id="514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due to resource depletion. </w:t>
        </w:r>
      </w:ins>
    </w:p>
    <w:p w14:paraId="207FC216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15" w:author="Matt" w:date="2014-08-26T13:32:00Z"/>
          <w:rFonts w:ascii="NimbusRomNo9L-Regu" w:hAnsi="NimbusRomNo9L-Regu" w:cs="NimbusRomNo9L-Regu"/>
          <w:sz w:val="20"/>
          <w:szCs w:val="20"/>
        </w:rPr>
      </w:pPr>
      <w:ins w:id="516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Unfortunately, biophysical limits </w:t>
        </w:r>
      </w:ins>
    </w:p>
    <w:p w14:paraId="60459929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17" w:author="Matt" w:date="2014-08-26T13:32:00Z"/>
          <w:rFonts w:ascii="NimbusRomNo9L-Regu" w:hAnsi="NimbusRomNo9L-Regu" w:cs="NimbusRomNo9L-Regu"/>
          <w:sz w:val="20"/>
          <w:szCs w:val="20"/>
        </w:rPr>
      </w:pPr>
      <w:ins w:id="518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are not included in the mainstream economic thinking and modeling</w:t>
        </w:r>
      </w:ins>
    </w:p>
    <w:p w14:paraId="2B6A1686" w14:textId="7607AF9D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19" w:author="Matt" w:date="2014-08-26T13:32:00Z"/>
          <w:rFonts w:ascii="NimbusRomNo9L-Regu" w:hAnsi="NimbusRomNo9L-Regu" w:cs="NimbusRomNo9L-Regu"/>
          <w:sz w:val="20"/>
          <w:szCs w:val="20"/>
        </w:rPr>
      </w:pPr>
      <w:ins w:id="520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that informs today's policy decisions.</w:t>
        </w:r>
      </w:ins>
    </w:p>
    <w:p w14:paraId="1FEEE64D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21" w:author="Matt" w:date="2014-08-26T13:32:00Z"/>
          <w:rFonts w:ascii="NimbusRomNo9L-Regu" w:hAnsi="NimbusRomNo9L-Regu" w:cs="NimbusRomNo9L-Regu"/>
          <w:sz w:val="20"/>
          <w:szCs w:val="20"/>
        </w:rPr>
      </w:pPr>
      <w:ins w:id="522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Three factors, in combination, are vitally important </w:t>
        </w:r>
      </w:ins>
    </w:p>
    <w:p w14:paraId="2B05E6B9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23" w:author="Matt" w:date="2014-08-26T13:32:00Z"/>
          <w:rFonts w:ascii="NimbusRomNo9L-Regu" w:hAnsi="NimbusRomNo9L-Regu" w:cs="NimbusRomNo9L-Regu"/>
          <w:sz w:val="20"/>
          <w:szCs w:val="20"/>
        </w:rPr>
      </w:pPr>
      <w:ins w:id="524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but nearly-always ignored: </w:t>
        </w:r>
      </w:ins>
    </w:p>
    <w:p w14:paraId="1C711D61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25" w:author="Matt" w:date="2014-08-26T13:32:00Z"/>
          <w:rFonts w:ascii="NimbusRomNo9L-Regu" w:hAnsi="NimbusRomNo9L-Regu" w:cs="NimbusRomNo9L-Regu"/>
          <w:sz w:val="20"/>
          <w:szCs w:val="20"/>
        </w:rPr>
      </w:pPr>
      <w:ins w:id="526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(1) the economy is tightly coupled to the biosphere, </w:t>
        </w:r>
      </w:ins>
    </w:p>
    <w:p w14:paraId="3A80C15E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27" w:author="Matt" w:date="2014-08-26T13:32:00Z"/>
          <w:rFonts w:ascii="NimbusRomNo9L-Regu" w:hAnsi="NimbusRomNo9L-Regu" w:cs="NimbusRomNo9L-Regu"/>
          <w:sz w:val="20"/>
          <w:szCs w:val="20"/>
        </w:rPr>
      </w:pPr>
      <w:ins w:id="528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(2) there are physical and technological limits </w:t>
        </w:r>
      </w:ins>
    </w:p>
    <w:p w14:paraId="788716A6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29" w:author="Matt" w:date="2014-08-26T13:32:00Z"/>
          <w:rFonts w:ascii="NimbusRomNo9L-Regu" w:hAnsi="NimbusRomNo9L-Regu" w:cs="NimbusRomNo9L-Regu"/>
          <w:sz w:val="20"/>
          <w:szCs w:val="20"/>
        </w:rPr>
      </w:pPr>
      <w:ins w:id="530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 xml:space="preserve">to the rate at which materials and energy can be extracted </w:t>
        </w:r>
      </w:ins>
    </w:p>
    <w:p w14:paraId="717CE6E5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31" w:author="Matt" w:date="2014-08-26T13:32:00Z"/>
          <w:rFonts w:ascii="NimbusRomNo9L-Regu" w:hAnsi="NimbusRomNo9L-Regu" w:cs="NimbusRomNo9L-Regu"/>
          <w:sz w:val="20"/>
          <w:szCs w:val="20"/>
        </w:rPr>
      </w:pPr>
      <w:ins w:id="532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 xml:space="preserve">from the biosphere, and </w:t>
        </w:r>
      </w:ins>
    </w:p>
    <w:p w14:paraId="5FB2E47D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33" w:author="Matt" w:date="2014-08-26T13:32:00Z"/>
          <w:rFonts w:ascii="NimbusRomNo9L-Regu" w:hAnsi="NimbusRomNo9L-Regu" w:cs="NimbusRomNo9L-Regu"/>
          <w:sz w:val="20"/>
          <w:szCs w:val="20"/>
        </w:rPr>
      </w:pPr>
      <w:ins w:id="534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(3) today's emplacement of capital locks in</w:t>
        </w:r>
      </w:ins>
    </w:p>
    <w:p w14:paraId="6CF46EA4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35" w:author="Matt" w:date="2014-08-26T13:32:00Z"/>
          <w:rFonts w:ascii="NimbusRomNo9L-Regu" w:hAnsi="NimbusRomNo9L-Regu" w:cs="NimbusRomNo9L-Regu"/>
          <w:sz w:val="20"/>
          <w:szCs w:val="20"/>
        </w:rPr>
      </w:pPr>
      <w:ins w:id="536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 xml:space="preserve">tomorrow's material and energy demands </w:t>
        </w:r>
      </w:ins>
    </w:p>
    <w:p w14:paraId="7845849B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37" w:author="Matt" w:date="2014-08-26T13:32:00Z"/>
          <w:rFonts w:ascii="NimbusRomNo9L-Regu" w:hAnsi="NimbusRomNo9L-Regu" w:cs="NimbusRomNo9L-Regu"/>
          <w:sz w:val="20"/>
          <w:szCs w:val="20"/>
        </w:rPr>
      </w:pPr>
      <w:ins w:id="538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>for both operation and maintenance of that capital.</w:t>
        </w:r>
      </w:ins>
    </w:p>
    <w:p w14:paraId="1DFD386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39" w:author="Matt" w:date="2014-08-26T13:32:00Z"/>
          <w:rFonts w:ascii="NimbusRomNo9L-Regu" w:hAnsi="NimbusRomNo9L-Regu" w:cs="NimbusRomNo9L-Regu"/>
          <w:sz w:val="20"/>
          <w:szCs w:val="20"/>
        </w:rPr>
      </w:pPr>
      <w:ins w:id="540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Set against the backdrop of Section~\ref{sec:exogenous_factors},</w:t>
        </w:r>
      </w:ins>
    </w:p>
    <w:p w14:paraId="16699845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41" w:author="Matt" w:date="2014-08-26T13:32:00Z"/>
          <w:rFonts w:ascii="NimbusRomNo9L-Regu" w:hAnsi="NimbusRomNo9L-Regu" w:cs="NimbusRomNo9L-Regu"/>
          <w:sz w:val="20"/>
          <w:szCs w:val="20"/>
        </w:rPr>
      </w:pPr>
      <w:ins w:id="542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we see that consumption-enhancing policies are ineffective,</w:t>
        </w:r>
      </w:ins>
    </w:p>
    <w:p w14:paraId="6C03422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43" w:author="Matt" w:date="2014-08-26T13:32:00Z"/>
          <w:rFonts w:ascii="NimbusRomNo9L-Regu" w:hAnsi="NimbusRomNo9L-Regu" w:cs="NimbusRomNo9L-Regu"/>
          <w:sz w:val="20"/>
          <w:szCs w:val="20"/>
        </w:rPr>
      </w:pPr>
      <w:ins w:id="544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because of the biophysical limits that ultimately constrain the scale of the economy. </w:t>
        </w:r>
      </w:ins>
    </w:p>
    <w:p w14:paraId="540E40D0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45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41D959A2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46" w:author="Matt" w:date="2014-08-26T13:32:00Z"/>
          <w:rFonts w:ascii="NimbusRomNo9L-Regu" w:hAnsi="NimbusRomNo9L-Regu" w:cs="NimbusRomNo9L-Regu"/>
          <w:sz w:val="20"/>
          <w:szCs w:val="20"/>
        </w:rPr>
      </w:pPr>
      <w:ins w:id="54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In short, the economic analyses that support </w:t>
        </w:r>
      </w:ins>
    </w:p>
    <w:p w14:paraId="4A506F2C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48" w:author="Matt" w:date="2014-08-26T13:32:00Z"/>
          <w:rFonts w:ascii="NimbusRomNo9L-Regu" w:hAnsi="NimbusRomNo9L-Regu" w:cs="NimbusRomNo9L-Regu"/>
          <w:sz w:val="20"/>
          <w:szCs w:val="20"/>
        </w:rPr>
      </w:pPr>
      <w:ins w:id="54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consumption-driven policies are incomplete.</w:t>
        </w:r>
      </w:ins>
    </w:p>
    <w:p w14:paraId="0AC5C43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50" w:author="Matt" w:date="2014-08-26T13:32:00Z"/>
          <w:rFonts w:ascii="NimbusRomNo9L-Regu" w:hAnsi="NimbusRomNo9L-Regu" w:cs="NimbusRomNo9L-Regu"/>
          <w:sz w:val="20"/>
          <w:szCs w:val="20"/>
        </w:rPr>
      </w:pPr>
      <w:ins w:id="55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Consumption-driven economic growth is ultimately unsustainable.</w:t>
        </w:r>
      </w:ins>
    </w:p>
    <w:p w14:paraId="37D858EA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552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4599C99D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5A7DB32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390B9E6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 18  This is the end of an era. In mature economies, consumption-enhancing economic</w:t>
      </w:r>
    </w:p>
    <w:p w14:paraId="323870E4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policies can no longer guarantee growth of living standards and well-being. But, the</w:t>
      </w:r>
    </w:p>
    <w:p w14:paraId="3A4FA77B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553" w:author="Matt" w:date="2014-08-26T13:34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mainstream is blind to what should be done instead. This has to change!  &lt;&lt;I WOULD REMOVE AS IS redundant with next nsection. </w:t>
      </w:r>
    </w:p>
    <w:p w14:paraId="6528344F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ins w:id="554" w:author="Matt" w:date="2014-08-26T13:34:00Z"/>
          <w:rFonts w:ascii="NimbusRomNo9L-Regu" w:hAnsi="NimbusRomNo9L-Regu" w:cs="NimbusRomNo9L-Regu"/>
          <w:sz w:val="20"/>
          <w:szCs w:val="20"/>
        </w:rPr>
      </w:pPr>
    </w:p>
    <w:p w14:paraId="526B94D6" w14:textId="00EF2875" w:rsidR="00FE7A41" w:rsidRDefault="00145BAC" w:rsidP="002F10EC">
      <w:pPr>
        <w:autoSpaceDE w:val="0"/>
        <w:autoSpaceDN w:val="0"/>
        <w:adjustRightInd w:val="0"/>
        <w:spacing w:after="0" w:line="240" w:lineRule="auto"/>
        <w:rPr>
          <w:ins w:id="555" w:author="Matt" w:date="2014-08-26T13:35:00Z"/>
          <w:rFonts w:ascii="NimbusRomNo9L-Regu" w:hAnsi="NimbusRomNo9L-Regu" w:cs="NimbusRomNo9L-Regu"/>
          <w:sz w:val="20"/>
          <w:szCs w:val="20"/>
        </w:rPr>
      </w:pPr>
      <w:ins w:id="556" w:author="Matt" w:date="2014-08-26T19:54:00Z">
        <w:r>
          <w:rPr>
            <w:rFonts w:ascii="NimbusRomNo9L-Regu" w:hAnsi="NimbusRomNo9L-Regu" w:cs="NimbusRomNo9L-Regu"/>
            <w:sz w:val="20"/>
            <w:szCs w:val="20"/>
          </w:rPr>
          <w:t>R</w:t>
        </w:r>
      </w:ins>
      <w:ins w:id="557" w:author="Matt" w:date="2014-08-26T13:34:00Z">
        <w:r w:rsidR="00FE7A41">
          <w:rPr>
            <w:rFonts w:ascii="NimbusRomNo9L-Regu" w:hAnsi="NimbusRomNo9L-Regu" w:cs="NimbusRomNo9L-Regu"/>
            <w:sz w:val="20"/>
            <w:szCs w:val="20"/>
          </w:rPr>
          <w:t>emoved “This has to change!</w:t>
        </w:r>
      </w:ins>
      <w:ins w:id="558" w:author="Matt" w:date="2014-08-26T13:35:00Z">
        <w:r w:rsidR="00FE7A41">
          <w:rPr>
            <w:rFonts w:ascii="NimbusRomNo9L-Regu" w:hAnsi="NimbusRomNo9L-Regu" w:cs="NimbusRomNo9L-Regu"/>
            <w:sz w:val="20"/>
            <w:szCs w:val="20"/>
          </w:rPr>
          <w:t>”</w:t>
        </w:r>
      </w:ins>
    </w:p>
    <w:p w14:paraId="47C1869B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ins w:id="559" w:author="Matt" w:date="2014-08-26T13:34:00Z"/>
          <w:rFonts w:ascii="NimbusRomNo9L-Regu" w:hAnsi="NimbusRomNo9L-Regu" w:cs="NimbusRomNo9L-Regu"/>
          <w:sz w:val="20"/>
          <w:szCs w:val="20"/>
        </w:rPr>
      </w:pPr>
    </w:p>
    <w:p w14:paraId="0439C34B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CD8EC8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8F7D961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560" w:author="Matt" w:date="2014-08-26T13:36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Markets are,  AT LEAST IN ECONOMIC THEORY,extremely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cient allocators of resources.</w:t>
      </w:r>
    </w:p>
    <w:p w14:paraId="360C782F" w14:textId="77777777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ins w:id="561" w:author="Matt" w:date="2014-08-26T13:36:00Z"/>
          <w:rFonts w:ascii="NimbusRomNo9L-Regu" w:hAnsi="NimbusRomNo9L-Regu" w:cs="NimbusRomNo9L-Regu"/>
          <w:sz w:val="20"/>
          <w:szCs w:val="20"/>
        </w:rPr>
      </w:pPr>
    </w:p>
    <w:p w14:paraId="176B8250" w14:textId="76AF8D33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ins w:id="562" w:author="Matt" w:date="2014-08-26T13:36:00Z"/>
          <w:rFonts w:ascii="NimbusRomNo9L-Regu" w:hAnsi="NimbusRomNo9L-Regu" w:cs="NimbusRomNo9L-Regu"/>
          <w:sz w:val="20"/>
          <w:szCs w:val="20"/>
        </w:rPr>
      </w:pPr>
      <w:ins w:id="563" w:author="Matt" w:date="2014-08-26T13:36:00Z">
        <w:r>
          <w:rPr>
            <w:rFonts w:ascii="NimbusRomNo9L-Regu" w:hAnsi="NimbusRomNo9L-Regu" w:cs="NimbusRomNo9L-Regu"/>
            <w:sz w:val="20"/>
            <w:szCs w:val="20"/>
          </w:rPr>
          <w:t>Added “at least in economic theory.”</w:t>
        </w:r>
      </w:ins>
    </w:p>
    <w:p w14:paraId="7CB64510" w14:textId="77777777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675B3740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1638A5C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*** reference here about higher average fuel economy of autos in the US. ****</w:t>
      </w:r>
    </w:p>
    <w:p w14:paraId="52BFCBC7" w14:textId="77777777" w:rsidR="002F10EC" w:rsidRDefault="007F1C0D" w:rsidP="002F10EC">
      <w:pPr>
        <w:autoSpaceDE w:val="0"/>
        <w:autoSpaceDN w:val="0"/>
        <w:adjustRightInd w:val="0"/>
        <w:spacing w:after="0" w:line="240" w:lineRule="auto"/>
      </w:pPr>
      <w:r>
        <w:t>PN 18-19   Seems like if we need to add in stocks but the market etc are incapable of putting a value on them then why are we sayin g we ust do it?  Just a little ironic…</w:t>
      </w:r>
    </w:p>
    <w:p w14:paraId="22F981C3" w14:textId="77777777" w:rsidR="007F1C0D" w:rsidRDefault="007F1C0D" w:rsidP="002F10EC">
      <w:pPr>
        <w:autoSpaceDE w:val="0"/>
        <w:autoSpaceDN w:val="0"/>
        <w:adjustRightInd w:val="0"/>
        <w:spacing w:after="0" w:line="240" w:lineRule="auto"/>
        <w:rPr>
          <w:ins w:id="564" w:author="Matt" w:date="2014-08-26T19:55:00Z"/>
        </w:rPr>
      </w:pPr>
    </w:p>
    <w:p w14:paraId="7E07DF96" w14:textId="0287A4D8" w:rsidR="00747017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565" w:author="Matt" w:date="2014-08-26T16:26:00Z"/>
          <w:rFonts w:ascii="Times New Roman" w:hAnsi="Times New Roman" w:cs="Times New Roman"/>
          <w:sz w:val="24"/>
          <w:szCs w:val="24"/>
          <w:rPrChange w:id="566" w:author="Matt" w:date="2014-08-26T19:55:00Z">
            <w:rPr>
              <w:ins w:id="567" w:author="Matt" w:date="2014-08-26T16:26:00Z"/>
            </w:rPr>
          </w:rPrChange>
        </w:rPr>
      </w:pPr>
      <w:ins w:id="568" w:author="Matt" w:date="2014-08-26T19:55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2D2C8A5E" w14:textId="23A25518" w:rsidR="006918AF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569" w:author="Matt" w:date="2014-08-26T19:55:00Z"/>
          <w:b/>
          <w:sz w:val="32"/>
          <w:rPrChange w:id="570" w:author="Matt" w:date="2014-08-26T19:55:00Z">
            <w:rPr>
              <w:ins w:id="571" w:author="Matt" w:date="2014-08-26T19:55:00Z"/>
            </w:rPr>
          </w:rPrChange>
        </w:rPr>
      </w:pPr>
      <w:ins w:id="572" w:author="Matt" w:date="2014-08-26T19:55:00Z">
        <w:r w:rsidRPr="00747017">
          <w:rPr>
            <w:b/>
            <w:sz w:val="32"/>
            <w:rPrChange w:id="573" w:author="Matt" w:date="2014-08-26T19:55:00Z">
              <w:rPr/>
            </w:rPrChange>
          </w:rPr>
          <w:t xml:space="preserve">At this point, not sure how to respond. The authors request </w:t>
        </w:r>
      </w:ins>
      <w:ins w:id="574" w:author="Matt" w:date="2014-08-26T16:38:00Z">
        <w:r w:rsidR="006918AF" w:rsidRPr="00747017">
          <w:rPr>
            <w:b/>
            <w:sz w:val="32"/>
            <w:rPrChange w:id="575" w:author="Matt" w:date="2014-08-26T19:55:00Z">
              <w:rPr/>
            </w:rPrChange>
          </w:rPr>
          <w:t>clarification</w:t>
        </w:r>
      </w:ins>
      <w:ins w:id="576" w:author="Matt" w:date="2014-08-26T20:41:00Z">
        <w:r w:rsidR="00B15DBF">
          <w:rPr>
            <w:b/>
            <w:sz w:val="32"/>
          </w:rPr>
          <w:t xml:space="preserve"> on the above comments</w:t>
        </w:r>
      </w:ins>
      <w:ins w:id="577" w:author="Matt" w:date="2014-08-26T19:55:00Z">
        <w:r w:rsidRPr="00747017">
          <w:rPr>
            <w:b/>
            <w:sz w:val="32"/>
            <w:rPrChange w:id="578" w:author="Matt" w:date="2014-08-26T19:55:00Z">
              <w:rPr/>
            </w:rPrChange>
          </w:rPr>
          <w:t>.</w:t>
        </w:r>
      </w:ins>
    </w:p>
    <w:p w14:paraId="04784D8F" w14:textId="54AA98BB" w:rsidR="00E40325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579" w:author="Matt" w:date="2014-08-26T13:52:00Z"/>
          <w:rFonts w:ascii="Times New Roman" w:hAnsi="Times New Roman" w:cs="Times New Roman"/>
          <w:sz w:val="24"/>
          <w:szCs w:val="24"/>
          <w:rPrChange w:id="580" w:author="Matt" w:date="2014-08-26T19:55:00Z">
            <w:rPr>
              <w:ins w:id="581" w:author="Matt" w:date="2014-08-26T13:52:00Z"/>
            </w:rPr>
          </w:rPrChange>
        </w:rPr>
      </w:pPr>
      <w:ins w:id="582" w:author="Matt" w:date="2014-08-26T19:55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16440FF0" w14:textId="77777777" w:rsidR="00E40325" w:rsidRDefault="00E40325" w:rsidP="002F10EC">
      <w:pPr>
        <w:autoSpaceDE w:val="0"/>
        <w:autoSpaceDN w:val="0"/>
        <w:adjustRightInd w:val="0"/>
        <w:spacing w:after="0" w:line="240" w:lineRule="auto"/>
        <w:rPr>
          <w:ins w:id="583" w:author="Matt" w:date="2014-08-26T13:52:00Z"/>
        </w:rPr>
      </w:pPr>
    </w:p>
    <w:p w14:paraId="4C242B60" w14:textId="77777777" w:rsidR="00E40325" w:rsidRDefault="00E40325" w:rsidP="002F10EC">
      <w:pPr>
        <w:autoSpaceDE w:val="0"/>
        <w:autoSpaceDN w:val="0"/>
        <w:adjustRightInd w:val="0"/>
        <w:spacing w:after="0" w:line="240" w:lineRule="auto"/>
      </w:pPr>
    </w:p>
    <w:p w14:paraId="58F3E1F7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t xml:space="preserve">Wordy:  </w:t>
      </w:r>
      <w:r>
        <w:rPr>
          <w:rFonts w:ascii="NimbusRomNo9L-Regu" w:hAnsi="NimbusRomNo9L-Regu" w:cs="NimbusRomNo9L-Regu"/>
          <w:sz w:val="20"/>
          <w:szCs w:val="20"/>
        </w:rPr>
        <w:t>Because the allocative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ciency of markets is predicated upon correct and complete</w:t>
      </w:r>
    </w:p>
    <w:p w14:paraId="1F30AF8D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information being available to market participants, today’s markets are a poor choice</w:t>
      </w:r>
    </w:p>
    <w:p w14:paraId="29CB8080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for allocative decisions about scarce and di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cult-to-substitute resources (such as oil)</w:t>
      </w:r>
    </w:p>
    <w:p w14:paraId="7F0D84E4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or non-property goods (such as clean air, clean water, and other ecosystem services).</w:t>
      </w:r>
    </w:p>
    <w:p w14:paraId="44B0093A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 the age of resource depletion, the allocative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ciency of markets is attractive.</w:t>
      </w:r>
    </w:p>
    <w:p w14:paraId="305ECD37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Indeed, life would be better if the markets could shift supply and demand away from</w:t>
      </w:r>
    </w:p>
    <w:p w14:paraId="3FF373F9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binding biophysical constraints when they are encountered. But, lack of information</w:t>
      </w:r>
    </w:p>
    <w:p w14:paraId="79B4EBC0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 </w:t>
      </w:r>
      <w:r>
        <w:rPr>
          <w:rFonts w:ascii="NimbusRomNo9L-ReguItal" w:hAnsi="NimbusRomNo9L-ReguItal" w:cs="NimbusRomNo9L-ReguItal"/>
          <w:sz w:val="20"/>
          <w:szCs w:val="20"/>
        </w:rPr>
        <w:t xml:space="preserve">today’s </w:t>
      </w:r>
      <w:r>
        <w:rPr>
          <w:rFonts w:ascii="NimbusRomNo9L-Regu" w:hAnsi="NimbusRomNo9L-Regu" w:cs="NimbusRomNo9L-Regu"/>
          <w:sz w:val="20"/>
          <w:szCs w:val="20"/>
        </w:rPr>
        <w:t>markets leads us to argue that they are not up to the task.</w:t>
      </w:r>
    </w:p>
    <w:p w14:paraId="2CC50BDA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E6481A4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0CE2315" w14:textId="77777777" w:rsidR="00AE1FDC" w:rsidRDefault="007F1C0D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??Change to:   </w:t>
      </w:r>
      <w:bookmarkStart w:id="584" w:name="OLE_LINK18"/>
      <w:bookmarkStart w:id="585" w:name="OLE_LINK19"/>
      <w:r w:rsidR="00AE1FDC">
        <w:rPr>
          <w:rFonts w:ascii="NimbusRomNo9L-Regu" w:hAnsi="NimbusRomNo9L-Regu" w:cs="NimbusRomNo9L-Regu"/>
          <w:sz w:val="20"/>
          <w:szCs w:val="20"/>
        </w:rPr>
        <w:t>In the age of resource depletion, the allocative e</w:t>
      </w:r>
      <w:r w:rsidR="00AE1FDC">
        <w:rPr>
          <w:rFonts w:ascii="rtxr" w:eastAsia="rtxr" w:hAnsi="NimbusRomNo9L-Regu" w:cs="rtxr"/>
          <w:sz w:val="20"/>
          <w:szCs w:val="20"/>
        </w:rPr>
        <w:t>ffi</w:t>
      </w:r>
      <w:r w:rsidR="00AE1FDC">
        <w:rPr>
          <w:rFonts w:ascii="NimbusRomNo9L-Regu" w:hAnsi="NimbusRomNo9L-Regu" w:cs="NimbusRomNo9L-Regu"/>
          <w:sz w:val="20"/>
          <w:szCs w:val="20"/>
        </w:rPr>
        <w:t>ciency of markets is attractive.</w:t>
      </w:r>
    </w:p>
    <w:p w14:paraId="4F24A070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Indeed, life would be better if the markets could shift supply and demand away from</w:t>
      </w:r>
    </w:p>
    <w:p w14:paraId="4B2BD149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binding biophysical constraints when they are encountered. But, lack of information</w:t>
      </w:r>
    </w:p>
    <w:p w14:paraId="6B08CD3C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 </w:t>
      </w:r>
      <w:r>
        <w:rPr>
          <w:rFonts w:ascii="NimbusRomNo9L-ReguItal" w:hAnsi="NimbusRomNo9L-ReguItal" w:cs="NimbusRomNo9L-ReguItal"/>
          <w:sz w:val="20"/>
          <w:szCs w:val="20"/>
        </w:rPr>
        <w:t xml:space="preserve">today’s </w:t>
      </w:r>
      <w:r>
        <w:rPr>
          <w:rFonts w:ascii="NimbusRomNo9L-Regu" w:hAnsi="NimbusRomNo9L-Regu" w:cs="NimbusRomNo9L-Regu"/>
          <w:sz w:val="20"/>
          <w:szCs w:val="20"/>
        </w:rPr>
        <w:t>markets leads us to argue that they are not up to the task. Thus  today’s markets are a poor choice for allocative decisions about scarce and di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cult-to-substitute resources (such as oil)</w:t>
      </w:r>
    </w:p>
    <w:p w14:paraId="4BB67055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or non-property goods (such as clean air, clean water, and other ecosystem services).</w:t>
      </w:r>
    </w:p>
    <w:bookmarkEnd w:id="584"/>
    <w:bookmarkEnd w:id="585"/>
    <w:p w14:paraId="31003855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ins w:id="586" w:author="Matt" w:date="2014-08-26T13:43:00Z"/>
          <w:rFonts w:ascii="NimbusRomNo9L-Regu" w:hAnsi="NimbusRomNo9L-Regu" w:cs="NimbusRomNo9L-Regu"/>
          <w:sz w:val="20"/>
          <w:szCs w:val="20"/>
        </w:rPr>
      </w:pPr>
    </w:p>
    <w:p w14:paraId="5A66634C" w14:textId="2EC8BCF2" w:rsidR="003045A9" w:rsidRDefault="003045A9" w:rsidP="00AE1FDC">
      <w:pPr>
        <w:autoSpaceDE w:val="0"/>
        <w:autoSpaceDN w:val="0"/>
        <w:adjustRightInd w:val="0"/>
        <w:spacing w:after="0" w:line="240" w:lineRule="auto"/>
        <w:rPr>
          <w:ins w:id="587" w:author="Matt" w:date="2014-08-26T13:45:00Z"/>
          <w:rFonts w:ascii="NimbusRomNo9L-Regu" w:hAnsi="NimbusRomNo9L-Regu" w:cs="NimbusRomNo9L-Regu"/>
          <w:sz w:val="20"/>
          <w:szCs w:val="20"/>
        </w:rPr>
      </w:pPr>
      <w:ins w:id="588" w:author="Matt" w:date="2014-08-26T13:43:00Z">
        <w:r>
          <w:rPr>
            <w:rFonts w:ascii="NimbusRomNo9L-Regu" w:hAnsi="NimbusRomNo9L-Regu" w:cs="NimbusRomNo9L-Regu"/>
            <w:sz w:val="20"/>
            <w:szCs w:val="20"/>
          </w:rPr>
          <w:t xml:space="preserve">Your suggested change is an improvement. The only thing that was lost was the </w:t>
        </w:r>
        <w:r w:rsidR="00BC1DD0">
          <w:rPr>
            <w:rFonts w:ascii="NimbusRomNo9L-Regu" w:hAnsi="NimbusRomNo9L-Regu" w:cs="NimbusRomNo9L-Regu"/>
            <w:sz w:val="20"/>
            <w:szCs w:val="20"/>
          </w:rPr>
          <w:t xml:space="preserve">note that allocative efficiency is predicated on complete and correct </w:t>
        </w:r>
      </w:ins>
      <w:ins w:id="589" w:author="Matt" w:date="2014-08-26T13:44:00Z">
        <w:r w:rsidR="00BC1DD0">
          <w:rPr>
            <w:rFonts w:ascii="NimbusRomNo9L-Regu" w:hAnsi="NimbusRomNo9L-Regu" w:cs="NimbusRomNo9L-Regu"/>
            <w:sz w:val="20"/>
            <w:szCs w:val="20"/>
          </w:rPr>
          <w:t>information</w:t>
        </w:r>
      </w:ins>
      <w:ins w:id="590" w:author="Matt" w:date="2014-08-26T13:43:00Z">
        <w:r w:rsidR="00BC1DD0"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91" w:author="Matt" w:date="2014-08-26T13:44:00Z">
        <w:r w:rsidR="00BC1DD0">
          <w:rPr>
            <w:rFonts w:ascii="NimbusRomNo9L-Regu" w:hAnsi="NimbusRomNo9L-Regu" w:cs="NimbusRomNo9L-Regu"/>
            <w:sz w:val="20"/>
            <w:szCs w:val="20"/>
          </w:rPr>
          <w:t>available to market participants.</w:t>
        </w:r>
        <w:r w:rsidR="00C96CA8"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92" w:author="Matt" w:date="2014-08-26T13:45:00Z">
        <w:r w:rsidR="006250B9">
          <w:rPr>
            <w:rFonts w:ascii="NimbusRomNo9L-Regu" w:hAnsi="NimbusRomNo9L-Regu" w:cs="NimbusRomNo9L-Regu"/>
            <w:sz w:val="20"/>
            <w:szCs w:val="20"/>
          </w:rPr>
          <w:t>I think that is a key point, so I kept it in. This section now reads:</w:t>
        </w:r>
      </w:ins>
    </w:p>
    <w:p w14:paraId="098E2FB4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593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66055E5D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594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376B0264" w14:textId="5364126F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595" w:author="Matt" w:date="2014-08-26T13:45:00Z"/>
          <w:rFonts w:ascii="NimbusRomNo9L-Regu" w:hAnsi="NimbusRomNo9L-Regu" w:cs="NimbusRomNo9L-Regu"/>
          <w:sz w:val="20"/>
          <w:szCs w:val="20"/>
        </w:rPr>
      </w:pPr>
      <w:ins w:id="596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However, the market's price mechanism may not be enough.</w:t>
        </w:r>
      </w:ins>
      <w:ins w:id="597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598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We showed in Section~\ref{sec:energy-economy_coupling}</w:t>
        </w:r>
      </w:ins>
      <w:ins w:id="599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00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that the physical importance of scarce and difficult-to-substitute resources (e.g., oil) far exceeds cost share in the economy,</w:t>
        </w:r>
      </w:ins>
      <w:ins w:id="601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02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suggesting that prices alone cannot provide comprehensive</w:t>
        </w:r>
      </w:ins>
      <w:ins w:id="603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04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signals of importance to producers and consumers.</w:t>
        </w:r>
      </w:ins>
      <w:ins w:id="605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06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Consequently, producers and consumers participate </w:t>
        </w:r>
      </w:ins>
    </w:p>
    <w:p w14:paraId="1FA733CC" w14:textId="0937B214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07" w:author="Matt" w:date="2014-08-26T13:45:00Z"/>
          <w:rFonts w:ascii="NimbusRomNo9L-Regu" w:hAnsi="NimbusRomNo9L-Regu" w:cs="NimbusRomNo9L-Regu"/>
          <w:sz w:val="20"/>
          <w:szCs w:val="20"/>
        </w:rPr>
      </w:pPr>
      <w:ins w:id="608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 the market with incomplete information.</w:t>
        </w:r>
      </w:ins>
      <w:ins w:id="609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10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This is a big problem, because the allocative efficiency of markets</w:t>
        </w:r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  <w:r w:rsidRPr="006250B9">
          <w:rPr>
            <w:rFonts w:ascii="NimbusRomNo9L-Regu" w:hAnsi="NimbusRomNo9L-Regu" w:cs="NimbusRomNo9L-Regu"/>
            <w:sz w:val="20"/>
            <w:szCs w:val="20"/>
          </w:rPr>
          <w:t>is predicated upon</w:t>
        </w:r>
      </w:ins>
      <w:ins w:id="611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12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correct and complete information being available to market participants.</w:t>
        </w:r>
      </w:ins>
    </w:p>
    <w:p w14:paraId="6C7ADC65" w14:textId="77777777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13" w:author="Matt" w:date="2014-08-26T13:45:00Z"/>
          <w:rFonts w:ascii="NimbusRomNo9L-Regu" w:hAnsi="NimbusRomNo9L-Regu" w:cs="NimbusRomNo9L-Regu"/>
          <w:sz w:val="20"/>
          <w:szCs w:val="20"/>
        </w:rPr>
      </w:pPr>
      <w:ins w:id="614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ab/>
        </w:r>
      </w:ins>
    </w:p>
    <w:p w14:paraId="7A3CFA09" w14:textId="0F81C131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15" w:author="Matt" w:date="2014-08-26T13:45:00Z"/>
          <w:rFonts w:ascii="NimbusRomNo9L-Regu" w:hAnsi="NimbusRomNo9L-Regu" w:cs="NimbusRomNo9L-Regu"/>
          <w:sz w:val="20"/>
          <w:szCs w:val="20"/>
        </w:rPr>
      </w:pPr>
      <w:ins w:id="616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Furthermor</w:t>
        </w:r>
        <w:r>
          <w:rPr>
            <w:rFonts w:ascii="NimbusRomNo9L-Regu" w:hAnsi="NimbusRomNo9L-Regu" w:cs="NimbusRomNo9L-Regu"/>
            <w:sz w:val="20"/>
            <w:szCs w:val="20"/>
          </w:rPr>
          <w:t xml:space="preserve">e, a good must be owned before </w:t>
        </w:r>
        <w:r w:rsidRPr="006250B9">
          <w:rPr>
            <w:rFonts w:ascii="NimbusRomNo9L-Regu" w:hAnsi="NimbusRomNo9L-Regu" w:cs="NimbusRomNo9L-Regu"/>
            <w:sz w:val="20"/>
            <w:szCs w:val="20"/>
          </w:rPr>
          <w:t>it can be sold.</w:t>
        </w:r>
      </w:ins>
      <w:ins w:id="617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18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Thus, prices cannot be set and market value cannot be determined</w:t>
        </w:r>
      </w:ins>
      <w:ins w:id="619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20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for goods that are not considered ``property,'' such as clean water, clean air, and other ``ecosystem services.''</w:t>
        </w:r>
      </w:ins>
      <w:ins w:id="621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22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 addition, today's markets are simply incapable of deciding</w:t>
        </w:r>
      </w:ins>
      <w:ins w:id="623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24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important issues such as the optimal scale (size) of the economy</w:t>
        </w:r>
      </w:ins>
      <w:ins w:id="625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26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relative to the biosphere. (See Section~\ref{sec:metabolic_scale}.)</w:t>
        </w:r>
      </w:ins>
    </w:p>
    <w:p w14:paraId="10511F90" w14:textId="77777777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27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51DB45E1" w14:textId="4B7C9515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28" w:author="Matt" w:date="2014-08-26T13:45:00Z"/>
          <w:rFonts w:ascii="NimbusRomNo9L-Regu" w:hAnsi="NimbusRomNo9L-Regu" w:cs="NimbusRomNo9L-Regu"/>
          <w:sz w:val="20"/>
          <w:szCs w:val="20"/>
        </w:rPr>
      </w:pPr>
      <w:ins w:id="629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 the age of resource depletion, the allocative efficiency of markets is attractive.</w:t>
        </w:r>
      </w:ins>
      <w:ins w:id="630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31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Indeed, life would be better if the markets could shift supply and demand away from</w:t>
        </w:r>
      </w:ins>
      <w:ins w:id="632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33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binding biophysical constraints when they are encountered. But, lack of information</w:t>
        </w:r>
      </w:ins>
      <w:ins w:id="634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35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in today’s markets leads us to argue that they are not up to the task. </w:t>
        </w:r>
      </w:ins>
      <w:ins w:id="636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>T</w:t>
        </w:r>
      </w:ins>
      <w:ins w:id="637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oday’s markets are a poor choice for allocative decisions about scarce and difficult-to-substitute resources (such as oil)</w:t>
        </w:r>
      </w:ins>
      <w:ins w:id="638" w:author="Matt" w:date="2014-08-26T13:47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39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or non-property goods (such as clean air, clean water, and other ecosystem services).</w:t>
        </w:r>
      </w:ins>
    </w:p>
    <w:p w14:paraId="7701F671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640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21583308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641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4FAA75A0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642" w:author="Matt" w:date="2014-08-26T13:43:00Z"/>
          <w:rFonts w:ascii="NimbusRomNo9L-Regu" w:hAnsi="NimbusRomNo9L-Regu" w:cs="NimbusRomNo9L-Regu"/>
          <w:sz w:val="20"/>
          <w:szCs w:val="20"/>
        </w:rPr>
      </w:pPr>
    </w:p>
    <w:p w14:paraId="24FC3D38" w14:textId="77777777" w:rsidR="003045A9" w:rsidRDefault="003045A9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07DEB58" w14:textId="77777777" w:rsidR="007F1C0D" w:rsidRDefault="00AE1FDC" w:rsidP="007F1C0D">
      <w:pPr>
        <w:autoSpaceDE w:val="0"/>
        <w:autoSpaceDN w:val="0"/>
        <w:adjustRightInd w:val="0"/>
        <w:spacing w:after="0" w:line="240" w:lineRule="auto"/>
      </w:pPr>
      <w:r>
        <w:t>Second paragraph  is good…..</w:t>
      </w:r>
    </w:p>
    <w:p w14:paraId="29BA8056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  <w:rPr>
          <w:ins w:id="643" w:author="Matt" w:date="2014-08-26T13:52:00Z"/>
        </w:rPr>
      </w:pPr>
    </w:p>
    <w:p w14:paraId="7E99E88C" w14:textId="3B453382" w:rsidR="00C00DD3" w:rsidRDefault="00C00DD3" w:rsidP="007F1C0D">
      <w:pPr>
        <w:autoSpaceDE w:val="0"/>
        <w:autoSpaceDN w:val="0"/>
        <w:adjustRightInd w:val="0"/>
        <w:spacing w:after="0" w:line="240" w:lineRule="auto"/>
        <w:rPr>
          <w:ins w:id="644" w:author="Matt" w:date="2014-08-26T13:52:00Z"/>
        </w:rPr>
      </w:pPr>
      <w:ins w:id="645" w:author="Matt" w:date="2014-08-26T13:52:00Z">
        <w:r>
          <w:t>Thanks!</w:t>
        </w:r>
      </w:ins>
    </w:p>
    <w:p w14:paraId="717B43A9" w14:textId="77777777" w:rsidR="00C00DD3" w:rsidRDefault="00C00DD3" w:rsidP="007F1C0D">
      <w:pPr>
        <w:autoSpaceDE w:val="0"/>
        <w:autoSpaceDN w:val="0"/>
        <w:adjustRightInd w:val="0"/>
        <w:spacing w:after="0" w:line="240" w:lineRule="auto"/>
        <w:rPr>
          <w:ins w:id="646" w:author="Matt" w:date="2014-08-26T13:52:00Z"/>
        </w:rPr>
      </w:pPr>
    </w:p>
    <w:p w14:paraId="20DF8D87" w14:textId="77777777" w:rsidR="00C00DD3" w:rsidRDefault="00C00DD3" w:rsidP="007F1C0D">
      <w:pPr>
        <w:autoSpaceDE w:val="0"/>
        <w:autoSpaceDN w:val="0"/>
        <w:adjustRightInd w:val="0"/>
        <w:spacing w:after="0" w:line="240" w:lineRule="auto"/>
      </w:pPr>
    </w:p>
    <w:p w14:paraId="72DA3656" w14:textId="68D5D64B" w:rsidR="00AE1FDC" w:rsidRDefault="00AE1FDC" w:rsidP="007F1C0D">
      <w:pPr>
        <w:autoSpaceDE w:val="0"/>
        <w:autoSpaceDN w:val="0"/>
        <w:adjustRightInd w:val="0"/>
        <w:spacing w:after="0" w:line="240" w:lineRule="auto"/>
      </w:pPr>
      <w:r>
        <w:t>Final paragraphs are good but unlikely to be implemented….</w:t>
      </w:r>
    </w:p>
    <w:p w14:paraId="38636BF1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  <w:rPr>
          <w:ins w:id="647" w:author="Matt" w:date="2014-08-26T12:21:00Z"/>
        </w:rPr>
      </w:pPr>
    </w:p>
    <w:p w14:paraId="383F13B4" w14:textId="66B70829" w:rsidR="003B54F3" w:rsidRDefault="00C00DD3" w:rsidP="007F1C0D">
      <w:pPr>
        <w:autoSpaceDE w:val="0"/>
        <w:autoSpaceDN w:val="0"/>
        <w:adjustRightInd w:val="0"/>
        <w:spacing w:after="0" w:line="240" w:lineRule="auto"/>
        <w:rPr>
          <w:ins w:id="648" w:author="Matt" w:date="2014-08-26T12:21:00Z"/>
        </w:rPr>
      </w:pPr>
      <w:ins w:id="649" w:author="Matt" w:date="2014-08-26T13:52:00Z">
        <w:r>
          <w:t>Thanks.</w:t>
        </w:r>
      </w:ins>
    </w:p>
    <w:p w14:paraId="66E3ACE4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2DDA32D0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26DC26DD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63B6723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650" w:author="Matt" w:date="2014-08-26T13:52:00Z"/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I gave it another quick read and liked it a lot.  </w:t>
      </w:r>
    </w:p>
    <w:p w14:paraId="16C10CF3" w14:textId="77777777" w:rsidR="00C00DD3" w:rsidRDefault="00C00DD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651" w:author="Matt" w:date="2014-08-26T13:52:00Z"/>
          <w:rFonts w:ascii="Helvetica" w:hAnsi="Helvetica" w:cs="Helvetica"/>
          <w:sz w:val="24"/>
          <w:szCs w:val="24"/>
        </w:rPr>
      </w:pPr>
    </w:p>
    <w:p w14:paraId="071A8A04" w14:textId="202D76B9" w:rsidR="00C00DD3" w:rsidRDefault="00C00DD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652" w:author="Matt" w:date="2014-08-26T19:56:00Z"/>
          <w:rFonts w:ascii="Helvetica" w:hAnsi="Helvetica" w:cs="Helvetica"/>
          <w:sz w:val="24"/>
          <w:szCs w:val="24"/>
        </w:rPr>
      </w:pPr>
      <w:ins w:id="653" w:author="Matt" w:date="2014-08-26T13:52:00Z">
        <w:r>
          <w:rPr>
            <w:rFonts w:ascii="Helvetica" w:hAnsi="Helvetica" w:cs="Helvetica"/>
            <w:sz w:val="24"/>
            <w:szCs w:val="24"/>
          </w:rPr>
          <w:t>Good!</w:t>
        </w:r>
      </w:ins>
    </w:p>
    <w:p w14:paraId="6E9A3478" w14:textId="77777777" w:rsidR="00747017" w:rsidRDefault="00747017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654" w:author="Matt" w:date="2014-08-26T19:56:00Z"/>
          <w:rFonts w:ascii="Helvetica" w:hAnsi="Helvetica" w:cs="Helvetica"/>
          <w:sz w:val="24"/>
          <w:szCs w:val="24"/>
        </w:rPr>
      </w:pPr>
    </w:p>
    <w:p w14:paraId="2CDBD47C" w14:textId="77777777" w:rsidR="00747017" w:rsidRDefault="00747017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6948E9AB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had these two thoughts:  </w:t>
      </w:r>
    </w:p>
    <w:p w14:paraId="2D3933B7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0681D13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3D440DBD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1.4.3 Stall is related to capital stock     What does STALL mean?    Might change subtitle</w:t>
      </w:r>
    </w:p>
    <w:p w14:paraId="76CFCE91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1D3498BF" w14:textId="42236F94" w:rsidR="003B54F3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655" w:author="Matt" w:date="2014-08-26T20:00:00Z"/>
          <w:rFonts w:ascii="Helvetica" w:hAnsi="Helvetica" w:cs="Helvetica"/>
          <w:sz w:val="24"/>
          <w:szCs w:val="24"/>
        </w:rPr>
      </w:pPr>
      <w:ins w:id="656" w:author="Matt" w:date="2014-08-26T20:00:00Z">
        <w:r>
          <w:rPr>
            <w:rFonts w:ascii="Helvetica" w:hAnsi="Helvetica" w:cs="Helvetica"/>
            <w:sz w:val="24"/>
            <w:szCs w:val="24"/>
          </w:rPr>
          <w:t>Changed to “Stalled growth…” in two section titles.</w:t>
        </w:r>
      </w:ins>
    </w:p>
    <w:p w14:paraId="661B589D" w14:textId="77777777" w:rsidR="00C06FE8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657" w:author="Matt" w:date="2014-08-26T20:00:00Z"/>
          <w:rFonts w:ascii="Helvetica" w:hAnsi="Helvetica" w:cs="Helvetica"/>
          <w:sz w:val="24"/>
          <w:szCs w:val="24"/>
        </w:rPr>
      </w:pPr>
    </w:p>
    <w:p w14:paraId="647C53DC" w14:textId="77777777" w:rsidR="00C06FE8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05D4ABD6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AD0D90E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last part of chapter 1    Can you change this a bit to lead into rest of your book?</w:t>
      </w:r>
    </w:p>
    <w:p w14:paraId="4923BD4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7B217321" w14:textId="1AE5AC40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D4AC27B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813CE83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We suggest that all of this information (economic, material, and energy indicators)</w:t>
      </w:r>
    </w:p>
    <w:p w14:paraId="3AE64BA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should be collated by a single agency and reported from a single location. Doing so</w:t>
      </w:r>
    </w:p>
    <w:p w14:paraId="2FF1649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will provide convenience and consistency and indicate the interconnectness of the</w:t>
      </w:r>
    </w:p>
    <w:p w14:paraId="5AACD8A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economy and the biosphere to policymakers and researchers.</w:t>
      </w:r>
    </w:p>
    <w:p w14:paraId="3400A323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Until these crucial pieces of information are routinely available in a centralized</w:t>
      </w:r>
    </w:p>
    <w:p w14:paraId="177F441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location, society will be unable to properly frame and conceptualize the “problem”</w:t>
      </w:r>
    </w:p>
    <w:p w14:paraId="0864000C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of “stalling” growth. Until this information is available to markets, investment,</w:t>
      </w:r>
    </w:p>
    <w:p w14:paraId="66CBB9D5" w14:textId="7F629017" w:rsidR="003B54F3" w:rsidRDefault="003B54F3" w:rsidP="003B54F3">
      <w:pPr>
        <w:autoSpaceDE w:val="0"/>
        <w:autoSpaceDN w:val="0"/>
        <w:adjustRightInd w:val="0"/>
        <w:spacing w:after="0" w:line="240" w:lineRule="auto"/>
        <w:rPr>
          <w:ins w:id="658" w:author="Matt" w:date="2014-08-26T20:28:00Z"/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consumption, and policy decisions will not lead to socially optimal outcomes</w:t>
      </w:r>
    </w:p>
    <w:p w14:paraId="336C24EC" w14:textId="77777777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659" w:author="Matt" w:date="2014-08-26T20:28:00Z"/>
          <w:rFonts w:ascii="Helvetica" w:hAnsi="Helvetica" w:cs="Helvetica"/>
          <w:sz w:val="24"/>
          <w:szCs w:val="24"/>
        </w:rPr>
      </w:pPr>
    </w:p>
    <w:p w14:paraId="56D1437B" w14:textId="05319CCB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660" w:author="Matt" w:date="2014-08-26T20:28:00Z"/>
          <w:rFonts w:ascii="Helvetica" w:hAnsi="Helvetica" w:cs="Helvetica"/>
          <w:sz w:val="24"/>
          <w:szCs w:val="24"/>
        </w:rPr>
      </w:pPr>
      <w:ins w:id="661" w:author="Matt" w:date="2014-08-26T20:28:00Z">
        <w:r>
          <w:rPr>
            <w:rFonts w:ascii="Helvetica" w:hAnsi="Helvetica" w:cs="Helvetica"/>
            <w:sz w:val="24"/>
            <w:szCs w:val="24"/>
          </w:rPr>
          <w:t>I took a first cut at providing a better lead</w:t>
        </w:r>
      </w:ins>
      <w:ins w:id="662" w:author="Matt" w:date="2014-08-26T20:42:00Z">
        <w:r w:rsidR="00F97BCF">
          <w:rPr>
            <w:rFonts w:ascii="Helvetica" w:hAnsi="Helvetica" w:cs="Helvetica"/>
            <w:sz w:val="24"/>
            <w:szCs w:val="24"/>
          </w:rPr>
          <w:t xml:space="preserve"> </w:t>
        </w:r>
      </w:ins>
      <w:ins w:id="663" w:author="Matt" w:date="2014-08-26T20:28:00Z">
        <w:r>
          <w:rPr>
            <w:rFonts w:ascii="Helvetica" w:hAnsi="Helvetica" w:cs="Helvetica"/>
            <w:sz w:val="24"/>
            <w:szCs w:val="24"/>
          </w:rPr>
          <w:t>in to the rest of the book. The last paragraphs of Chapter 1 now read:</w:t>
        </w:r>
      </w:ins>
    </w:p>
    <w:p w14:paraId="3516A60B" w14:textId="77777777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664" w:author="Matt" w:date="2014-08-26T20:29:00Z"/>
          <w:rFonts w:ascii="Helvetica" w:hAnsi="Helvetica" w:cs="Helvetica"/>
          <w:sz w:val="24"/>
          <w:szCs w:val="24"/>
        </w:rPr>
      </w:pPr>
    </w:p>
    <w:p w14:paraId="04D32B38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65" w:author="Matt" w:date="2014-08-26T20:29:00Z"/>
        </w:rPr>
      </w:pPr>
      <w:ins w:id="666" w:author="Matt" w:date="2014-08-26T20:29:00Z">
        <w:r>
          <w:t xml:space="preserve">We suggest that all of this information </w:t>
        </w:r>
      </w:ins>
    </w:p>
    <w:p w14:paraId="342DBE8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67" w:author="Matt" w:date="2014-08-26T20:29:00Z"/>
        </w:rPr>
      </w:pPr>
      <w:ins w:id="668" w:author="Matt" w:date="2014-08-26T20:29:00Z">
        <w:r>
          <w:t xml:space="preserve">(economic, material, and energy indicators) </w:t>
        </w:r>
      </w:ins>
    </w:p>
    <w:p w14:paraId="59F37AA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69" w:author="Matt" w:date="2014-08-26T20:29:00Z"/>
        </w:rPr>
      </w:pPr>
      <w:ins w:id="670" w:author="Matt" w:date="2014-08-26T20:29:00Z">
        <w:r>
          <w:t>should be collated by a single agency and</w:t>
        </w:r>
      </w:ins>
    </w:p>
    <w:p w14:paraId="6CB4BC7E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71" w:author="Matt" w:date="2014-08-26T20:29:00Z"/>
        </w:rPr>
      </w:pPr>
      <w:ins w:id="672" w:author="Matt" w:date="2014-08-26T20:29:00Z">
        <w:r>
          <w:t>reported from a single location.</w:t>
        </w:r>
      </w:ins>
    </w:p>
    <w:p w14:paraId="6CB0229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73" w:author="Matt" w:date="2014-08-26T20:29:00Z"/>
        </w:rPr>
      </w:pPr>
      <w:ins w:id="674" w:author="Matt" w:date="2014-08-26T20:29:00Z">
        <w:r>
          <w:t>Doing so will provide convenience and consistency and</w:t>
        </w:r>
      </w:ins>
    </w:p>
    <w:p w14:paraId="3C2BB53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75" w:author="Matt" w:date="2014-08-26T20:29:00Z"/>
        </w:rPr>
      </w:pPr>
      <w:ins w:id="676" w:author="Matt" w:date="2014-08-26T20:29:00Z">
        <w:r>
          <w:t>indicate the interconnectness of the economy and the biosphere</w:t>
        </w:r>
      </w:ins>
    </w:p>
    <w:p w14:paraId="73D438B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77" w:author="Matt" w:date="2014-08-26T20:29:00Z"/>
        </w:rPr>
      </w:pPr>
      <w:ins w:id="678" w:author="Matt" w:date="2014-08-26T20:29:00Z">
        <w:r>
          <w:t>to both policymakers and researchers.</w:t>
        </w:r>
      </w:ins>
    </w:p>
    <w:p w14:paraId="2F911C6D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79" w:author="Matt" w:date="2014-08-26T20:29:00Z"/>
        </w:rPr>
      </w:pPr>
    </w:p>
    <w:p w14:paraId="6CFC47F4" w14:textId="6CE250EC" w:rsidR="005006A2" w:rsidRDefault="005006A2">
      <w:pPr>
        <w:tabs>
          <w:tab w:val="left" w:pos="6847"/>
        </w:tabs>
        <w:autoSpaceDE w:val="0"/>
        <w:autoSpaceDN w:val="0"/>
        <w:adjustRightInd w:val="0"/>
        <w:spacing w:after="0" w:line="240" w:lineRule="auto"/>
        <w:rPr>
          <w:ins w:id="680" w:author="Matt" w:date="2014-08-26T20:29:00Z"/>
        </w:rPr>
        <w:pPrChange w:id="681" w:author="Matt" w:date="2014-08-26T20:31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682" w:author="Matt" w:date="2014-08-26T20:29:00Z">
        <w:r>
          <w:t xml:space="preserve">We understand that these suggested changes will be both </w:t>
        </w:r>
      </w:ins>
      <w:ins w:id="683" w:author="Matt" w:date="2014-08-26T20:31:00Z">
        <w:r w:rsidR="00800B4E">
          <w:tab/>
        </w:r>
      </w:ins>
    </w:p>
    <w:p w14:paraId="25614AFC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84" w:author="Matt" w:date="2014-08-26T20:29:00Z"/>
        </w:rPr>
      </w:pPr>
      <w:ins w:id="685" w:author="Matt" w:date="2014-08-26T20:29:00Z">
        <w:r>
          <w:t>revolutionary in scope and</w:t>
        </w:r>
      </w:ins>
    </w:p>
    <w:p w14:paraId="20867C6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86" w:author="Matt" w:date="2014-08-26T20:29:00Z"/>
        </w:rPr>
      </w:pPr>
      <w:ins w:id="687" w:author="Matt" w:date="2014-08-26T20:29:00Z">
        <w:r>
          <w:t>challenging to implement politically.</w:t>
        </w:r>
      </w:ins>
    </w:p>
    <w:p w14:paraId="625ECFCF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88" w:author="Matt" w:date="2014-08-26T20:29:00Z"/>
        </w:rPr>
      </w:pPr>
      <w:ins w:id="689" w:author="Matt" w:date="2014-08-26T20:29:00Z">
        <w:r>
          <w:t>Therefore, we would do well to be sure of our direction.</w:t>
        </w:r>
      </w:ins>
    </w:p>
    <w:p w14:paraId="6A571CF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90" w:author="Matt" w:date="2014-08-26T20:29:00Z"/>
        </w:rPr>
      </w:pPr>
      <w:ins w:id="691" w:author="Matt" w:date="2014-08-26T20:29:00Z">
        <w:r>
          <w:t>We would do well to put ourselves on rigorous and firm theoretical grounding</w:t>
        </w:r>
      </w:ins>
    </w:p>
    <w:p w14:paraId="2AFF886D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92" w:author="Matt" w:date="2014-08-26T20:29:00Z"/>
        </w:rPr>
      </w:pPr>
      <w:ins w:id="693" w:author="Matt" w:date="2014-08-26T20:29:00Z">
        <w:r>
          <w:t xml:space="preserve">\emph{before} proceeding toward implementation. </w:t>
        </w:r>
      </w:ins>
    </w:p>
    <w:p w14:paraId="28217CC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94" w:author="Matt" w:date="2014-08-26T20:29:00Z"/>
        </w:rPr>
      </w:pPr>
      <w:ins w:id="695" w:author="Matt" w:date="2014-08-26T20:29:00Z">
        <w:r>
          <w:t>The role of this book is to provide just that:</w:t>
        </w:r>
      </w:ins>
    </w:p>
    <w:p w14:paraId="27BC2367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96" w:author="Matt" w:date="2014-08-26T20:29:00Z"/>
        </w:rPr>
      </w:pPr>
      <w:ins w:id="697" w:author="Matt" w:date="2014-08-26T20:29:00Z">
        <w:r>
          <w:t>a rigorous theoretical framework</w:t>
        </w:r>
      </w:ins>
    </w:p>
    <w:p w14:paraId="77A6E2BB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698" w:author="Matt" w:date="2014-08-26T20:29:00Z"/>
        </w:rPr>
      </w:pPr>
      <w:ins w:id="699" w:author="Matt" w:date="2014-08-26T20:29:00Z">
        <w:r>
          <w:t>for a better system of national accounts,</w:t>
        </w:r>
      </w:ins>
    </w:p>
    <w:p w14:paraId="5855289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00" w:author="Matt" w:date="2014-08-26T20:29:00Z"/>
        </w:rPr>
      </w:pPr>
      <w:ins w:id="701" w:author="Matt" w:date="2014-08-26T20:29:00Z">
        <w:r>
          <w:t>one that goes beyond GDP and</w:t>
        </w:r>
      </w:ins>
    </w:p>
    <w:p w14:paraId="560381C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02" w:author="Matt" w:date="2014-08-26T20:29:00Z"/>
        </w:rPr>
      </w:pPr>
      <w:ins w:id="703" w:author="Matt" w:date="2014-08-26T20:29:00Z">
        <w:r>
          <w:t>one that is relevant to the age of resource depletion.</w:t>
        </w:r>
      </w:ins>
    </w:p>
    <w:p w14:paraId="5F965CFF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04" w:author="Matt" w:date="2014-08-26T20:29:00Z"/>
        </w:rPr>
      </w:pPr>
    </w:p>
    <w:p w14:paraId="267A9B33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05" w:author="Matt" w:date="2014-08-26T20:29:00Z"/>
        </w:rPr>
      </w:pPr>
      <w:ins w:id="706" w:author="Matt" w:date="2014-08-26T20:29:00Z">
        <w:r>
          <w:t xml:space="preserve">Until these crucial pieces of information are routinely available </w:t>
        </w:r>
      </w:ins>
    </w:p>
    <w:p w14:paraId="48A0B0F8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07" w:author="Matt" w:date="2014-08-26T20:29:00Z"/>
        </w:rPr>
      </w:pPr>
      <w:ins w:id="708" w:author="Matt" w:date="2014-08-26T20:29:00Z">
        <w:r>
          <w:t xml:space="preserve">in a centralized location within a rigorous theoretical framework, </w:t>
        </w:r>
      </w:ins>
    </w:p>
    <w:p w14:paraId="57B1F1D5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09" w:author="Matt" w:date="2014-08-26T20:29:00Z"/>
        </w:rPr>
      </w:pPr>
      <w:ins w:id="710" w:author="Matt" w:date="2014-08-26T20:29:00Z">
        <w:r>
          <w:t xml:space="preserve">society will be unable to properly frame and conceptualize </w:t>
        </w:r>
      </w:ins>
    </w:p>
    <w:p w14:paraId="60976D1E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11" w:author="Matt" w:date="2014-08-26T20:29:00Z"/>
        </w:rPr>
      </w:pPr>
      <w:ins w:id="712" w:author="Matt" w:date="2014-08-26T20:29:00Z">
        <w:r>
          <w:t xml:space="preserve">the ``problem'' of ``stalling'' growth. </w:t>
        </w:r>
      </w:ins>
    </w:p>
    <w:p w14:paraId="2C41F197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13" w:author="Matt" w:date="2014-08-26T20:29:00Z"/>
        </w:rPr>
      </w:pPr>
      <w:ins w:id="714" w:author="Matt" w:date="2014-08-26T20:29:00Z">
        <w:r>
          <w:t>Until this information is available to markets,</w:t>
        </w:r>
      </w:ins>
    </w:p>
    <w:p w14:paraId="78DDF19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15" w:author="Matt" w:date="2014-08-26T20:29:00Z"/>
        </w:rPr>
      </w:pPr>
      <w:ins w:id="716" w:author="Matt" w:date="2014-08-26T20:29:00Z">
        <w:r>
          <w:t>investment, consumption, and policy decisions cannot</w:t>
        </w:r>
      </w:ins>
    </w:p>
    <w:p w14:paraId="5545B792" w14:textId="758A0F7C" w:rsidR="005006A2" w:rsidRPr="00C46917" w:rsidRDefault="005006A2" w:rsidP="005006A2">
      <w:pPr>
        <w:autoSpaceDE w:val="0"/>
        <w:autoSpaceDN w:val="0"/>
        <w:adjustRightInd w:val="0"/>
        <w:spacing w:after="0" w:line="240" w:lineRule="auto"/>
      </w:pPr>
      <w:ins w:id="717" w:author="Matt" w:date="2014-08-26T20:29:00Z">
        <w:r>
          <w:t>lead to socially optimal outcomes.</w:t>
        </w:r>
      </w:ins>
    </w:p>
    <w:sectPr w:rsidR="005006A2" w:rsidRPr="00C46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NimbusRomNo9L-Medi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Regu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xtt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ReguItal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txr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7"/>
  <w:doNotDisplayPageBoundaries/>
  <w:trackRevisions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FCD"/>
    <w:rsid w:val="00011F28"/>
    <w:rsid w:val="00035C5D"/>
    <w:rsid w:val="000432DF"/>
    <w:rsid w:val="000750A6"/>
    <w:rsid w:val="000A13F4"/>
    <w:rsid w:val="000A2DF9"/>
    <w:rsid w:val="000B6BE3"/>
    <w:rsid w:val="00130D48"/>
    <w:rsid w:val="00145BAC"/>
    <w:rsid w:val="00176855"/>
    <w:rsid w:val="00194328"/>
    <w:rsid w:val="00196DEE"/>
    <w:rsid w:val="001A714D"/>
    <w:rsid w:val="001E4037"/>
    <w:rsid w:val="00235A71"/>
    <w:rsid w:val="002E3C8B"/>
    <w:rsid w:val="002F10EC"/>
    <w:rsid w:val="003045A9"/>
    <w:rsid w:val="00315D03"/>
    <w:rsid w:val="00333A7E"/>
    <w:rsid w:val="00354B1C"/>
    <w:rsid w:val="00391D0E"/>
    <w:rsid w:val="003B54F3"/>
    <w:rsid w:val="00400053"/>
    <w:rsid w:val="00412106"/>
    <w:rsid w:val="00436F29"/>
    <w:rsid w:val="00495EE5"/>
    <w:rsid w:val="004A4F4A"/>
    <w:rsid w:val="004C4642"/>
    <w:rsid w:val="004E3A24"/>
    <w:rsid w:val="004F5C48"/>
    <w:rsid w:val="005006A2"/>
    <w:rsid w:val="005564BB"/>
    <w:rsid w:val="00577AC0"/>
    <w:rsid w:val="005C1111"/>
    <w:rsid w:val="006022AD"/>
    <w:rsid w:val="00611EA1"/>
    <w:rsid w:val="006250B9"/>
    <w:rsid w:val="00651F5C"/>
    <w:rsid w:val="006918AF"/>
    <w:rsid w:val="006B0F6A"/>
    <w:rsid w:val="006C2231"/>
    <w:rsid w:val="006C4963"/>
    <w:rsid w:val="006D105F"/>
    <w:rsid w:val="006E7C3C"/>
    <w:rsid w:val="00704D81"/>
    <w:rsid w:val="00711979"/>
    <w:rsid w:val="007124E6"/>
    <w:rsid w:val="00745DF6"/>
    <w:rsid w:val="00747017"/>
    <w:rsid w:val="007646FB"/>
    <w:rsid w:val="007705BC"/>
    <w:rsid w:val="007839FD"/>
    <w:rsid w:val="007C1FE8"/>
    <w:rsid w:val="007C60A6"/>
    <w:rsid w:val="007C7C5C"/>
    <w:rsid w:val="007D63E8"/>
    <w:rsid w:val="007F1C0D"/>
    <w:rsid w:val="00800B4E"/>
    <w:rsid w:val="00830BE8"/>
    <w:rsid w:val="0087437E"/>
    <w:rsid w:val="008A404E"/>
    <w:rsid w:val="008E5FD2"/>
    <w:rsid w:val="00917832"/>
    <w:rsid w:val="009204B9"/>
    <w:rsid w:val="009354D9"/>
    <w:rsid w:val="00986136"/>
    <w:rsid w:val="009D36A7"/>
    <w:rsid w:val="009D7BF3"/>
    <w:rsid w:val="009E0FFC"/>
    <w:rsid w:val="009F52B8"/>
    <w:rsid w:val="009F5D45"/>
    <w:rsid w:val="00A13835"/>
    <w:rsid w:val="00A25E34"/>
    <w:rsid w:val="00AB591B"/>
    <w:rsid w:val="00AD1BF7"/>
    <w:rsid w:val="00AD2D5B"/>
    <w:rsid w:val="00AD2FEC"/>
    <w:rsid w:val="00AE1FDC"/>
    <w:rsid w:val="00B06540"/>
    <w:rsid w:val="00B15DBF"/>
    <w:rsid w:val="00B32A6D"/>
    <w:rsid w:val="00B7517D"/>
    <w:rsid w:val="00B908F9"/>
    <w:rsid w:val="00B95A7A"/>
    <w:rsid w:val="00BA7E1B"/>
    <w:rsid w:val="00BC1DD0"/>
    <w:rsid w:val="00BC574D"/>
    <w:rsid w:val="00BC5E91"/>
    <w:rsid w:val="00BD6C4E"/>
    <w:rsid w:val="00BF1FCB"/>
    <w:rsid w:val="00C00DD3"/>
    <w:rsid w:val="00C030AD"/>
    <w:rsid w:val="00C06FE8"/>
    <w:rsid w:val="00C16FCD"/>
    <w:rsid w:val="00C21B64"/>
    <w:rsid w:val="00C24137"/>
    <w:rsid w:val="00C46917"/>
    <w:rsid w:val="00C95A5E"/>
    <w:rsid w:val="00C96CA8"/>
    <w:rsid w:val="00D009D4"/>
    <w:rsid w:val="00D03E3A"/>
    <w:rsid w:val="00D16CC1"/>
    <w:rsid w:val="00D23A7D"/>
    <w:rsid w:val="00D430C4"/>
    <w:rsid w:val="00D54946"/>
    <w:rsid w:val="00D709FA"/>
    <w:rsid w:val="00D73242"/>
    <w:rsid w:val="00D928D4"/>
    <w:rsid w:val="00D94D1A"/>
    <w:rsid w:val="00DC19F3"/>
    <w:rsid w:val="00DC4FBB"/>
    <w:rsid w:val="00DC6292"/>
    <w:rsid w:val="00DD1B61"/>
    <w:rsid w:val="00E07A56"/>
    <w:rsid w:val="00E40325"/>
    <w:rsid w:val="00E543A0"/>
    <w:rsid w:val="00E5587C"/>
    <w:rsid w:val="00E564CB"/>
    <w:rsid w:val="00EA4170"/>
    <w:rsid w:val="00EC2C15"/>
    <w:rsid w:val="00F10D60"/>
    <w:rsid w:val="00F16ECA"/>
    <w:rsid w:val="00F347E2"/>
    <w:rsid w:val="00F97BCF"/>
    <w:rsid w:val="00FC2996"/>
    <w:rsid w:val="00FE673A"/>
    <w:rsid w:val="00FE7A41"/>
    <w:rsid w:val="00FE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FA3A2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1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E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F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3A7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1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E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F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3A7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83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911BD8-BBBF-B043-B9E2-C45D763F4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11</Pages>
  <Words>3029</Words>
  <Characters>17268</Characters>
  <Application>Microsoft Macintosh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SUNY ESF</Company>
  <LinksUpToDate>false</LinksUpToDate>
  <CharactersWithSpaces>20257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Charlie Hall</dc:creator>
  <cp:lastModifiedBy>Matt</cp:lastModifiedBy>
  <cp:revision>113</cp:revision>
  <dcterms:created xsi:type="dcterms:W3CDTF">2014-08-25T19:59:00Z</dcterms:created>
  <dcterms:modified xsi:type="dcterms:W3CDTF">2014-09-08T15:07:00Z</dcterms:modified>
</cp:coreProperties>
</file>