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proofErr w:type="spellStart"/>
      <w:r>
        <w:t>Heun</w:t>
      </w:r>
      <w:proofErr w:type="spellEnd"/>
      <w:r>
        <w:t xml:space="preserve"> et al.  </w:t>
      </w:r>
      <w:proofErr w:type="spellStart"/>
      <w:r>
        <w:t>Chapt</w:t>
      </w:r>
      <w:proofErr w:type="spellEnd"/>
      <w:r>
        <w:t xml:space="preserve">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</w:t>
        </w:r>
        <w:proofErr w:type="gramStart"/>
        <w:r>
          <w:rPr>
            <w:rFonts w:ascii="Helvetica" w:hAnsi="Helvetica" w:cs="Helvetica"/>
            <w:color w:val="000000"/>
            <w:sz w:val="16"/>
            <w:szCs w:val="16"/>
          </w:rPr>
          <w:t>.[</w:t>
        </w:r>
        <w:proofErr w:type="gramEnd"/>
        <w:r>
          <w:rPr>
            <w:rFonts w:ascii="Helvetica" w:hAnsi="Helvetica" w:cs="Helvetica"/>
            <w:color w:val="000000"/>
            <w:sz w:val="16"/>
            <w:szCs w:val="16"/>
          </w:rPr>
          <w:t>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This emerging paradigm is taking shape with the leadership of theorists such as Robert Ayres, Kenneth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Boulding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Robert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Costanza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, Herman Daly, Charles Hall, Marina Fischer-Kowalski, and others. [****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others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the  economy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>Fix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Blair . (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Kopits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,  Steven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5T20:22:00Z"/>
          <w:rFonts w:ascii="Times New Roman" w:hAnsi="Times New Roman" w:cs="Times New Roman"/>
          <w:sz w:val="24"/>
          <w:szCs w:val="24"/>
        </w:rPr>
      </w:pPr>
      <w:proofErr w:type="gramStart"/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011F28">
          <w:rPr>
            <w:rFonts w:ascii="Times New Roman" w:hAnsi="Times New Roman" w:cs="Times New Roman"/>
            <w:sz w:val="24"/>
            <w:szCs w:val="24"/>
          </w:rPr>
          <w:t>Kopits</w:t>
        </w:r>
      </w:ins>
      <w:proofErr w:type="spellEnd"/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  <w:proofErr w:type="gramEnd"/>
      </w:ins>
    </w:p>
    <w:p w14:paraId="72706EC2" w14:textId="52D5C711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20" w:author="Matt" w:date="2014-08-25T20:22:00Z"/>
          <w:rFonts w:ascii="Times New Roman" w:hAnsi="Times New Roman" w:cs="Times New Roman"/>
          <w:sz w:val="24"/>
          <w:szCs w:val="24"/>
        </w:rPr>
      </w:pPr>
      <w:ins w:id="21" w:author="Matt" w:date="2014-08-25T20:22:00Z">
        <w:r>
          <w:rPr>
            <w:rFonts w:ascii="Times New Roman" w:hAnsi="Times New Roman" w:cs="Times New Roman"/>
            <w:sz w:val="24"/>
            <w:szCs w:val="24"/>
          </w:rPr>
          <w:t>Added Fix, but couldn’t find a reference to the title. I copied Charlie’s reference verbatim.</w:t>
        </w:r>
      </w:ins>
    </w:p>
    <w:p w14:paraId="16EFF4B2" w14:textId="04F2CC61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5T20:23:00Z"/>
          <w:rFonts w:ascii="Times New Roman" w:hAnsi="Times New Roman" w:cs="Times New Roman"/>
          <w:sz w:val="24"/>
          <w:szCs w:val="24"/>
        </w:rPr>
      </w:pPr>
      <w:ins w:id="23" w:author="Matt" w:date="2014-08-25T20:22:00Z">
        <w:r>
          <w:rPr>
            <w:rFonts w:ascii="Times New Roman" w:hAnsi="Times New Roman" w:cs="Times New Roman"/>
            <w:sz w:val="24"/>
            <w:szCs w:val="24"/>
          </w:rPr>
          <w:t xml:space="preserve">Added an important reference for each </w:t>
        </w:r>
      </w:ins>
      <w:ins w:id="24" w:author="Matt" w:date="2014-08-25T20:23:00Z">
        <w:r>
          <w:rPr>
            <w:rFonts w:ascii="Times New Roman" w:hAnsi="Times New Roman" w:cs="Times New Roman"/>
            <w:sz w:val="24"/>
            <w:szCs w:val="24"/>
          </w:rPr>
          <w:t>author.</w:t>
        </w:r>
      </w:ins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25" w:author="Matt" w:date="2014-08-25T20:24:00Z"/>
          <w:rFonts w:ascii="NimbusRomNo9L-Regu" w:hAnsi="NimbusRomNo9L-Regu" w:cs="NimbusRomNo9L-Regu"/>
          <w:sz w:val="15"/>
          <w:szCs w:val="15"/>
        </w:rPr>
      </w:pPr>
      <w:proofErr w:type="gramStart"/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2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27" w:author="Matt" w:date="2014-08-25T20:24:00Z"/>
          <w:rFonts w:ascii="NimbusRomNo9L-Regu" w:hAnsi="NimbusRomNo9L-Regu" w:cs="NimbusRomNo9L-Regu"/>
          <w:sz w:val="15"/>
          <w:szCs w:val="15"/>
        </w:rPr>
      </w:pPr>
      <w:ins w:id="2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29" w:author="Matt" w:date="2014-08-25T20:24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15"/>
          <w:szCs w:val="15"/>
        </w:rPr>
        <w:t>p</w:t>
      </w:r>
      <w:proofErr w:type="gramEnd"/>
      <w:r>
        <w:rPr>
          <w:rFonts w:ascii="NimbusRomNo9L-Regu" w:hAnsi="NimbusRomNo9L-Regu" w:cs="NimbusRomNo9L-Regu"/>
          <w:sz w:val="15"/>
          <w:szCs w:val="15"/>
        </w:rPr>
        <w:t xml:space="preserve">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3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31" w:author="Matt" w:date="2014-08-25T20:24:00Z"/>
          <w:rFonts w:ascii="NimbusRomNo9L-Regu" w:hAnsi="NimbusRomNo9L-Regu" w:cs="NimbusRomNo9L-Regu"/>
          <w:sz w:val="20"/>
          <w:szCs w:val="20"/>
        </w:rPr>
      </w:pPr>
      <w:ins w:id="3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3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 xml:space="preserve">“et. </w:t>
        </w:r>
        <w:proofErr w:type="gramStart"/>
        <w:r>
          <w:rPr>
            <w:rFonts w:ascii="NimbusRomNo9L-Regu" w:hAnsi="NimbusRomNo9L-Regu" w:cs="NimbusRomNo9L-Regu"/>
            <w:sz w:val="20"/>
            <w:szCs w:val="20"/>
          </w:rPr>
          <w:t>al</w:t>
        </w:r>
        <w:proofErr w:type="gramEnd"/>
        <w:r>
          <w:rPr>
            <w:rFonts w:ascii="NimbusRomNo9L-Regu" w:hAnsi="NimbusRomNo9L-Regu" w:cs="NimbusRomNo9L-Regu"/>
            <w:sz w:val="20"/>
            <w:szCs w:val="20"/>
          </w:rPr>
          <w:t>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3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6" w:author="Matt" w:date="2014-08-25T20:27:00Z"/>
          <w:rFonts w:ascii="NimbusRomNo9L-Regu" w:hAnsi="NimbusRomNo9L-Regu" w:cs="NimbusRomNo9L-Regu"/>
          <w:sz w:val="20"/>
          <w:szCs w:val="20"/>
        </w:rPr>
      </w:pPr>
      <w:ins w:id="3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38" w:author="Matt" w:date="2014-08-25T20:27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and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0" w:author="Matt" w:date="2014-08-25T20:28:00Z"/>
          <w:rFonts w:ascii="NimbusRomNo9L-Regu" w:hAnsi="NimbusRomNo9L-Regu" w:cs="NimbusRomNo9L-Regu"/>
          <w:sz w:val="17"/>
          <w:szCs w:val="17"/>
        </w:rPr>
      </w:pPr>
      <w:ins w:id="4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4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4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46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592B52E7" w14:textId="786DE0AE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47" w:author="Matt" w:date="2014-08-25T20:28:00Z"/>
          <w:rFonts w:ascii="NimbusRomNo9L-Regu" w:hAnsi="NimbusRomNo9L-Regu" w:cs="NimbusRomNo9L-Regu"/>
          <w:sz w:val="17"/>
          <w:szCs w:val="17"/>
        </w:rPr>
      </w:pPr>
      <w:ins w:id="48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There are several places in Chapter 1 where we need to obtain permission to use</w:t>
        </w:r>
      </w:ins>
      <w:ins w:id="49" w:author="Matt" w:date="2014-08-25T20:29:00Z">
        <w:r w:rsidR="00130D48">
          <w:rPr>
            <w:rFonts w:ascii="NimbusRomNo9L-Regu" w:hAnsi="NimbusRomNo9L-Regu" w:cs="NimbusRomNo9L-Regu"/>
            <w:sz w:val="17"/>
            <w:szCs w:val="17"/>
          </w:rPr>
          <w:t xml:space="preserve"> images. </w:t>
        </w:r>
        <w:r w:rsidR="00E07A56">
          <w:rPr>
            <w:rFonts w:ascii="NimbusRomNo9L-Regu" w:hAnsi="NimbusRomNo9L-Regu" w:cs="NimbusRomNo9L-Regu"/>
            <w:sz w:val="17"/>
            <w:szCs w:val="17"/>
          </w:rPr>
          <w:t>Will Springer (David Packer) assist with this?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0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1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2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53" w:author="Matt" w:date="2014-08-25T20:29:00Z"/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to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use this photograph, because it is from the US national archives.  &lt;&lt;&lt;&lt;&lt;&lt;&lt;&lt;&lt;&lt;&lt;&lt;</w:t>
      </w:r>
      <w:proofErr w:type="gramStart"/>
      <w:r>
        <w:rPr>
          <w:rFonts w:ascii="NimbusRomNo9L-Regu" w:hAnsi="NimbusRomNo9L-Regu" w:cs="NimbusRomNo9L-Regu"/>
          <w:sz w:val="17"/>
          <w:szCs w:val="17"/>
        </w:rPr>
        <w:t>all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54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55" w:author="Matt" w:date="2014-08-25T20:43:00Z"/>
          <w:rFonts w:ascii="NimbusRomNo9L-Regu" w:hAnsi="NimbusRomNo9L-Regu" w:cs="NimbusRomNo9L-Regu"/>
          <w:sz w:val="17"/>
          <w:szCs w:val="17"/>
        </w:rPr>
      </w:pPr>
      <w:ins w:id="56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57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58" w:author="Matt" w:date="2014-08-25T20:29:00Z"/>
          <w:rFonts w:ascii="NimbusRomNo9L-Regu" w:hAnsi="NimbusRomNo9L-Regu" w:cs="NimbusRomNo9L-Regu"/>
          <w:sz w:val="17"/>
          <w:szCs w:val="17"/>
        </w:rPr>
      </w:pPr>
      <w:ins w:id="59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60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61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62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proofErr w:type="gramStart"/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>Oil prices and production.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**** Recreate this graph from our own data? </w:t>
      </w:r>
      <w:bookmarkStart w:id="63" w:name="OLE_LINK8"/>
      <w:bookmarkStart w:id="64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65" w:author="Matt" w:date="2014-08-25T20:46:00Z"/>
          <w:rFonts w:ascii="txtt" w:hAnsi="txtt" w:cs="txtt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theoildrum.com</w:t>
      </w:r>
      <w:proofErr w:type="gramEnd"/>
      <w:r>
        <w:rPr>
          <w:rFonts w:ascii="txtt" w:hAnsi="txtt" w:cs="txtt"/>
          <w:sz w:val="17"/>
          <w:szCs w:val="17"/>
        </w:rPr>
        <w:t>/node/8162</w:t>
      </w:r>
      <w:bookmarkEnd w:id="63"/>
      <w:bookmarkEnd w:id="64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66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67" w:author="Matt" w:date="2014-08-25T20:53:00Z"/>
          <w:rFonts w:ascii="txtt" w:hAnsi="txtt" w:cs="txtt"/>
          <w:sz w:val="17"/>
          <w:szCs w:val="17"/>
        </w:rPr>
      </w:pPr>
      <w:ins w:id="68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69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70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71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1960  could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72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7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BE0479F" w14:textId="7CC7C663" w:rsidR="001E4037" w:rsidRPr="001E4037" w:rsidRDefault="001E4037" w:rsidP="001E4037">
      <w:pPr>
        <w:rPr>
          <w:ins w:id="74" w:author="Matt" w:date="2014-08-25T21:05:00Z"/>
          <w:rFonts w:ascii="NimbusRomNo9L-Regu" w:hAnsi="NimbusRomNo9L-Regu" w:cs="NimbusRomNo9L-Regu"/>
          <w:sz w:val="20"/>
          <w:szCs w:val="20"/>
        </w:rPr>
      </w:pPr>
      <w:ins w:id="75" w:author="Matt" w:date="2014-08-25T21:05:00Z">
        <w:r>
          <w:rPr>
            <w:rFonts w:ascii="NimbusRomNo9L-Regu" w:hAnsi="NimbusRomNo9L-Regu" w:cs="NimbusRomNo9L-Regu"/>
            <w:sz w:val="20"/>
            <w:szCs w:val="20"/>
          </w:rPr>
          <w:t>Now changed to “</w:t>
        </w:r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>
          <w:rPr>
            <w:rFonts w:ascii="NimbusRomNo9L-Regu" w:hAnsi="NimbusRomNo9L-Regu" w:cs="NimbusRomNo9L-Regu"/>
            <w:sz w:val="20"/>
            <w:szCs w:val="20"/>
          </w:rPr>
          <w:t>…”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76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77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7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586A59C" w14:textId="7777777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79" w:author="Matt" w:date="2014-08-25T21:06:00Z"/>
          <w:rFonts w:ascii="NimbusRomNo9L-Regu" w:hAnsi="NimbusRomNo9L-Regu" w:cs="NimbusRomNo9L-Regu"/>
          <w:sz w:val="20"/>
          <w:szCs w:val="20"/>
        </w:rPr>
      </w:pPr>
      <w:ins w:id="80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 “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2CF53143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81" w:author="Matt" w:date="2014-08-25T21:06:00Z"/>
          <w:rFonts w:ascii="NimbusRomNo9L-Regu" w:hAnsi="NimbusRomNo9L-Regu" w:cs="NimbusRomNo9L-Regu"/>
          <w:sz w:val="20"/>
          <w:szCs w:val="20"/>
        </w:rPr>
      </w:pPr>
      <w:proofErr w:type="gramStart"/>
      <w:ins w:id="8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>oil</w:t>
        </w:r>
        <w:proofErr w:type="gramEnd"/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  <w:r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8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84" w:author="Matt" w:date="2014-08-25T21:08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85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8EFB9E5" w14:textId="0B57F5E8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86" w:author="Matt" w:date="2014-08-25T21:10:00Z"/>
          <w:rFonts w:ascii="NimbusRomNo9L-Regu" w:hAnsi="NimbusRomNo9L-Regu" w:cs="NimbusRomNo9L-Regu"/>
          <w:sz w:val="20"/>
          <w:szCs w:val="20"/>
        </w:rPr>
      </w:pPr>
      <w:ins w:id="87" w:author="Matt" w:date="2014-08-25T21:08:00Z">
        <w:r>
          <w:rPr>
            <w:rFonts w:ascii="NimbusRomNo9L-Regu" w:hAnsi="NimbusRomNo9L-Regu" w:cs="NimbusRomNo9L-Regu"/>
            <w:sz w:val="20"/>
            <w:szCs w:val="20"/>
          </w:rPr>
          <w:t xml:space="preserve">The above comment is unclear. </w:t>
        </w:r>
        <w:r w:rsidR="007839FD">
          <w:rPr>
            <w:rFonts w:ascii="NimbusRomNo9L-Regu" w:hAnsi="NimbusRomNo9L-Regu" w:cs="NimbusRomNo9L-Regu"/>
            <w:sz w:val="20"/>
            <w:szCs w:val="20"/>
          </w:rPr>
          <w:t xml:space="preserve">Reference [14] is Murphy and Hall. 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Murphy and Hall </w:t>
        </w:r>
        <w:r w:rsidR="007839FD">
          <w:rPr>
            <w:rFonts w:ascii="NimbusRomNo9L-Regu" w:hAnsi="NimbusRomNo9L-Regu" w:cs="NimbusRomNo9L-Regu"/>
            <w:sz w:val="20"/>
            <w:szCs w:val="20"/>
          </w:rPr>
          <w:t xml:space="preserve">[14] </w:t>
        </w:r>
      </w:ins>
      <w:ins w:id="88" w:author="Matt" w:date="2014-08-25T21:11:00Z">
        <w:r w:rsidR="00DC19F3">
          <w:rPr>
            <w:rFonts w:ascii="NimbusRomNo9L-Regu" w:hAnsi="NimbusRomNo9L-Regu" w:cs="NimbusRomNo9L-Regu"/>
            <w:sz w:val="20"/>
            <w:szCs w:val="20"/>
          </w:rPr>
          <w:t>do</w:t>
        </w:r>
      </w:ins>
      <w:ins w:id="89" w:author="Matt" w:date="2014-08-25T21:08:00Z">
        <w:r>
          <w:rPr>
            <w:rFonts w:ascii="NimbusRomNo9L-Regu" w:hAnsi="NimbusRomNo9L-Regu" w:cs="NimbusRomNo9L-Regu"/>
            <w:sz w:val="20"/>
            <w:szCs w:val="20"/>
          </w:rPr>
          <w:t xml:space="preserve"> not reference Hamilton.</w:t>
        </w:r>
      </w:ins>
      <w:ins w:id="90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Murphy and Hall </w:t>
        </w:r>
      </w:ins>
      <w:ins w:id="91" w:author="Matt" w:date="2014-08-25T21:12:00Z">
        <w:r w:rsidR="007646FB">
          <w:rPr>
            <w:rFonts w:ascii="NimbusRomNo9L-Regu" w:hAnsi="NimbusRomNo9L-Regu" w:cs="NimbusRomNo9L-Regu"/>
            <w:sz w:val="20"/>
            <w:szCs w:val="20"/>
          </w:rPr>
          <w:t>[14] has</w:t>
        </w:r>
      </w:ins>
      <w:ins w:id="92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93" w:author="Matt" w:date="2014-08-25T21:12:00Z">
        <w:r w:rsidR="00035C5D">
          <w:rPr>
            <w:rFonts w:ascii="NimbusRomNo9L-Regu" w:hAnsi="NimbusRomNo9L-Regu" w:cs="NimbusRomNo9L-Regu"/>
            <w:sz w:val="20"/>
            <w:szCs w:val="20"/>
          </w:rPr>
          <w:t>the following</w:t>
        </w:r>
      </w:ins>
      <w:ins w:id="94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5" w:author="Matt" w:date="2014-08-25T21:10:00Z"/>
          <w:rFonts w:ascii="NimbusRomNo9L-Regu" w:hAnsi="NimbusRomNo9L-Regu" w:cs="NimbusRomNo9L-Regu"/>
          <w:sz w:val="20"/>
          <w:szCs w:val="20"/>
        </w:rPr>
      </w:pPr>
      <w:ins w:id="96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</w:rPr>
          <w:drawing>
            <wp:inline distT="0" distB="0" distL="0" distR="0" wp14:anchorId="3984EF51" wp14:editId="0DFEBB7D">
              <wp:extent cx="5943600" cy="3322332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7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8" w:author="Matt" w:date="2014-08-25T21:10:00Z"/>
          <w:rFonts w:ascii="NimbusRomNo9L-Regu" w:hAnsi="NimbusRomNo9L-Regu" w:cs="NimbusRomNo9L-Regu"/>
          <w:sz w:val="20"/>
          <w:szCs w:val="20"/>
        </w:rPr>
      </w:pPr>
      <w:proofErr w:type="gramStart"/>
      <w:ins w:id="99" w:author="Matt" w:date="2014-08-25T21:10:00Z">
        <w:r>
          <w:rPr>
            <w:rFonts w:ascii="NimbusRomNo9L-Regu" w:hAnsi="NimbusRomNo9L-Regu" w:cs="NimbusRomNo9L-Regu"/>
            <w:sz w:val="20"/>
            <w:szCs w:val="20"/>
          </w:rPr>
          <w:t>which</w:t>
        </w:r>
        <w:proofErr w:type="gramEnd"/>
        <w:r>
          <w:rPr>
            <w:rFonts w:ascii="NimbusRomNo9L-Regu" w:hAnsi="NimbusRomNo9L-Regu" w:cs="NimbusRomNo9L-Regu"/>
            <w:sz w:val="20"/>
            <w:szCs w:val="20"/>
          </w:rPr>
          <w:t xml:space="preserve"> clearly shows the 5.5% cost share threshold.</w:t>
        </w:r>
      </w:ins>
    </w:p>
    <w:p w14:paraId="7C7E6185" w14:textId="77777777" w:rsidR="00F16ECA" w:rsidRDefault="00F16ECA" w:rsidP="00D03E3A">
      <w:pPr>
        <w:autoSpaceDE w:val="0"/>
        <w:autoSpaceDN w:val="0"/>
        <w:adjustRightInd w:val="0"/>
        <w:spacing w:after="0" w:line="240" w:lineRule="auto"/>
        <w:rPr>
          <w:ins w:id="10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17701558" w14:textId="41EF8558" w:rsidR="00F16ECA" w:rsidRDefault="00F16ECA" w:rsidP="00D03E3A">
      <w:pPr>
        <w:autoSpaceDE w:val="0"/>
        <w:autoSpaceDN w:val="0"/>
        <w:adjustRightInd w:val="0"/>
        <w:spacing w:after="0" w:line="240" w:lineRule="auto"/>
        <w:rPr>
          <w:ins w:id="101" w:author="Matt" w:date="2014-08-25T21:08:00Z"/>
          <w:rFonts w:ascii="NimbusRomNo9L-Regu" w:hAnsi="NimbusRomNo9L-Regu" w:cs="NimbusRomNo9L-Regu"/>
          <w:sz w:val="20"/>
          <w:szCs w:val="20"/>
        </w:rPr>
      </w:pPr>
      <w:ins w:id="102" w:author="Matt" w:date="2014-08-25T21:10:00Z">
        <w:r>
          <w:rPr>
            <w:rFonts w:ascii="NimbusRomNo9L-Regu" w:hAnsi="NimbusRomNo9L-Regu" w:cs="NimbusRomNo9L-Regu"/>
            <w:sz w:val="20"/>
            <w:szCs w:val="20"/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03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104" w:name="OLE_LINK10"/>
      <w:bookmarkStart w:id="105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106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107" w:author="Matt" w:date="2014-08-25T21:28:00Z"/>
          <w:rFonts w:ascii="NimbusRomNo9L-Regu" w:hAnsi="NimbusRomNo9L-Regu" w:cs="NimbusRomNo9L-Regu"/>
          <w:sz w:val="20"/>
          <w:szCs w:val="20"/>
        </w:rPr>
      </w:pPr>
      <w:ins w:id="108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109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110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11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2" w:author="Matt" w:date="2014-08-25T21:28:00Z"/>
          <w:rFonts w:ascii="NimbusRomNo9L-Regu" w:hAnsi="NimbusRomNo9L-Regu" w:cs="NimbusRomNo9L-Regu"/>
          <w:sz w:val="20"/>
          <w:szCs w:val="20"/>
        </w:rPr>
      </w:pPr>
      <w:ins w:id="11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1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which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6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1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based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8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1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not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0" w:author="Matt" w:date="2014-08-25T21:28:00Z"/>
          <w:rFonts w:ascii="NimbusRomNo9L-Regu" w:hAnsi="NimbusRomNo9L-Regu" w:cs="NimbusRomNo9L-Regu"/>
          <w:sz w:val="20"/>
          <w:szCs w:val="20"/>
        </w:rPr>
      </w:pPr>
      <w:ins w:id="12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2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2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2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6" w:author="Matt" w:date="2014-08-25T21:28:00Z"/>
          <w:rFonts w:ascii="NimbusRomNo9L-Regu" w:hAnsi="NimbusRomNo9L-Regu" w:cs="NimbusRomNo9L-Regu"/>
          <w:sz w:val="20"/>
          <w:szCs w:val="20"/>
        </w:rPr>
      </w:pPr>
      <w:ins w:id="12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8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2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0" w:author="Matt" w:date="2014-08-25T21:28:00Z"/>
          <w:rFonts w:ascii="NimbusRomNo9L-Regu" w:hAnsi="NimbusRomNo9L-Regu" w:cs="NimbusRomNo9L-Regu"/>
          <w:sz w:val="20"/>
          <w:szCs w:val="20"/>
        </w:rPr>
      </w:pPr>
      <w:ins w:id="13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2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3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4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3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by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6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3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8" w:author="Matt" w:date="2014-08-25T21:28:00Z"/>
          <w:rFonts w:ascii="NimbusRomNo9L-Regu" w:hAnsi="NimbusRomNo9L-Regu" w:cs="NimbusRomNo9L-Regu"/>
          <w:sz w:val="20"/>
          <w:szCs w:val="20"/>
        </w:rPr>
      </w:pPr>
      <w:ins w:id="13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0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4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is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2" w:author="Matt" w:date="2014-08-25T21:29:00Z"/>
          <w:rFonts w:ascii="NimbusRomNo9L-Regu" w:hAnsi="NimbusRomNo9L-Regu" w:cs="NimbusRomNo9L-Regu"/>
          <w:sz w:val="20"/>
          <w:szCs w:val="20"/>
        </w:rPr>
      </w:pPr>
      <w:proofErr w:type="gramStart"/>
      <w:ins w:id="14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144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5" w:author="Matt" w:date="2014-08-25T21:28:00Z"/>
          <w:rFonts w:ascii="NimbusRomNo9L-Regu" w:hAnsi="NimbusRomNo9L-Regu" w:cs="NimbusRomNo9L-Regu"/>
          <w:sz w:val="20"/>
          <w:szCs w:val="20"/>
        </w:rPr>
      </w:pPr>
      <w:ins w:id="14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7" w:author="Matt" w:date="2014-08-25T21:28:00Z"/>
          <w:rFonts w:ascii="NimbusRomNo9L-Regu" w:hAnsi="NimbusRomNo9L-Regu" w:cs="NimbusRomNo9L-Regu"/>
          <w:sz w:val="20"/>
          <w:szCs w:val="20"/>
        </w:rPr>
      </w:pPr>
      <w:proofErr w:type="gramStart"/>
      <w:ins w:id="14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FE673A">
          <w:rPr>
            <w:rFonts w:ascii="NimbusRomNo9L-Regu" w:hAnsi="NimbusRomNo9L-Regu" w:cs="NimbusRomNo9L-Regu"/>
            <w:sz w:val="20"/>
            <w:szCs w:val="20"/>
          </w:rPr>
          <w:t>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4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0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1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but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it usually EVENTUALLY REFLECTED IN   cost</w:t>
      </w:r>
    </w:p>
    <w:bookmarkEnd w:id="104"/>
    <w:bookmarkEnd w:id="105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152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3" w:author="Matt" w:date="2014-08-25T21:23:00Z"/>
          <w:rFonts w:ascii="NimbusRomNo9L-Regu" w:hAnsi="NimbusRomNo9L-Regu" w:cs="NimbusRomNo9L-Regu"/>
          <w:sz w:val="20"/>
          <w:szCs w:val="20"/>
        </w:rPr>
      </w:pPr>
      <w:ins w:id="154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155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156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.[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19, Fig. 2] In other words,  ……Actually this is misleading because the value of 100:1 is not for extracting oil but for finding it. The values for US are given in Guilford et al. (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aboput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28:1 in 1970s to 10:1 in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2007)v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and for the world (publically traded) in Gagnon et al. 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36:1 in 1990s to 18:1 in 2006 or so.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57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58" w:author="Matt" w:date="2014-08-26T11:55:00Z"/>
          <w:rFonts w:ascii="NimbusRomNo9L-Regu" w:hAnsi="NimbusRomNo9L-Regu" w:cs="NimbusRomNo9L-Regu"/>
          <w:sz w:val="20"/>
          <w:szCs w:val="20"/>
        </w:rPr>
      </w:pPr>
      <w:ins w:id="159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60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1" w:author="Matt" w:date="2014-08-26T11:55:00Z"/>
          <w:rFonts w:ascii="NimbusRomNo9L-Regu" w:hAnsi="NimbusRomNo9L-Regu" w:cs="NimbusRomNo9L-Regu"/>
          <w:sz w:val="20"/>
          <w:szCs w:val="20"/>
        </w:rPr>
      </w:pPr>
      <w:ins w:id="16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Turning again to our oil example, 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3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6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5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6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7" w:author="Matt" w:date="2014-08-26T11:55:00Z"/>
          <w:rFonts w:ascii="NimbusRomNo9L-Regu" w:hAnsi="NimbusRomNo9L-Regu" w:cs="NimbusRomNo9L-Regu"/>
          <w:sz w:val="20"/>
          <w:szCs w:val="20"/>
        </w:rPr>
      </w:pPr>
      <w:ins w:id="16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$EROI_{</w:t>
        </w:r>
        <w:proofErr w:type="spellStart"/>
        <w:r w:rsidRPr="009D7BF3">
          <w:rPr>
            <w:rFonts w:ascii="NimbusRomNo9L-Regu" w:hAnsi="NimbusRomNo9L-Regu" w:cs="NimbusRomNo9L-Regu"/>
            <w:sz w:val="20"/>
            <w:szCs w:val="20"/>
          </w:rPr>
          <w:t>soc</w:t>
        </w:r>
        <w:proofErr w:type="spell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69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0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1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3" w:author="Matt" w:date="2014-08-26T11:55:00Z"/>
          <w:rFonts w:ascii="NimbusRomNo9L-Regu" w:hAnsi="NimbusRomNo9L-Regu" w:cs="NimbusRomNo9L-Regu"/>
          <w:sz w:val="20"/>
          <w:szCs w:val="20"/>
        </w:rPr>
      </w:pPr>
      <w:ins w:id="17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In other words, it takes </w:t>
        </w:r>
        <w:proofErr w:type="gramStart"/>
        <w:r w:rsidRPr="009D7BF3">
          <w:rPr>
            <w:rFonts w:ascii="NimbusRomNo9L-Regu" w:hAnsi="NimbusRomNo9L-Regu" w:cs="NimbusRomNo9L-Regu"/>
            <w:sz w:val="20"/>
            <w:szCs w:val="20"/>
          </w:rPr>
          <w:t>about twice as much energy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5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177" w:author="Matt" w:date="2014-08-26T11:55:00Z"/>
          <w:rFonts w:ascii="NimbusRomNo9L-Regu" w:hAnsi="NimbusRomNo9L-Regu" w:cs="NimbusRomNo9L-Regu"/>
          <w:sz w:val="20"/>
          <w:szCs w:val="20"/>
        </w:rPr>
      </w:pPr>
      <w:proofErr w:type="gramStart"/>
      <w:ins w:id="17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179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180" w:author="Matt" w:date="2014-08-26T12:10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181" w:name="OLE_LINK12"/>
      <w:bookmarkStart w:id="182" w:name="OLE_LINK13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181"/>
      <w:bookmarkEnd w:id="182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theowners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183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184" w:author="Matt" w:date="2014-08-26T12:11:00Z"/>
          <w:rFonts w:ascii="NimbusRomNo9L-Regu" w:hAnsi="NimbusRomNo9L-Regu" w:cs="NimbusRomNo9L-Regu"/>
          <w:sz w:val="20"/>
          <w:szCs w:val="20"/>
        </w:rPr>
      </w:pPr>
      <w:ins w:id="185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186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87" w:author="Matt" w:date="2014-08-26T12:11:00Z"/>
          <w:rFonts w:ascii="NimbusRomNo9L-Regu" w:hAnsi="NimbusRomNo9L-Regu" w:cs="NimbusRomNo9L-Regu"/>
          <w:sz w:val="20"/>
          <w:szCs w:val="20"/>
        </w:rPr>
      </w:pPr>
      <w:ins w:id="18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 early 19$^{</w:t>
        </w:r>
        <w:proofErr w:type="spellStart"/>
        <w:proofErr w:type="gramStart"/>
        <w:r w:rsidRPr="007124E6">
          <w:rPr>
            <w:rFonts w:ascii="NimbusRomNo9L-Regu" w:hAnsi="NimbusRomNo9L-Regu" w:cs="NimbusRomNo9L-Regu"/>
            <w:sz w:val="20"/>
            <w:szCs w:val="20"/>
          </w:rPr>
          <w:t>th</w:t>
        </w:r>
        <w:proofErr w:type="spellEnd"/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89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19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principle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1" w:author="Matt" w:date="2014-08-26T12:11:00Z"/>
          <w:rFonts w:ascii="NimbusRomNo9L-Regu" w:hAnsi="NimbusRomNo9L-Regu" w:cs="NimbusRomNo9L-Regu"/>
          <w:sz w:val="20"/>
          <w:szCs w:val="20"/>
        </w:rPr>
      </w:pPr>
      <w:ins w:id="192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3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194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5" w:author="Matt" w:date="2014-08-26T12:11:00Z"/>
          <w:rFonts w:ascii="NimbusRomNo9L-Regu" w:hAnsi="NimbusRomNo9L-Regu" w:cs="NimbusRomNo9L-Regu"/>
          <w:sz w:val="20"/>
          <w:szCs w:val="20"/>
        </w:rPr>
      </w:pPr>
      <w:ins w:id="196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7" w:author="Matt" w:date="2014-08-26T12:11:00Z"/>
          <w:rFonts w:ascii="NimbusRomNo9L-Regu" w:hAnsi="NimbusRomNo9L-Regu" w:cs="NimbusRomNo9L-Regu"/>
          <w:sz w:val="20"/>
          <w:szCs w:val="20"/>
        </w:rPr>
      </w:pPr>
      <w:proofErr w:type="gramStart"/>
      <w:ins w:id="19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less</w:t>
        </w:r>
        <w:proofErr w:type="gramEnd"/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199" w:author="Matt" w:date="2014-08-26T12:11:00Z"/>
          <w:rFonts w:ascii="NimbusRomNo9L-Regu" w:hAnsi="NimbusRomNo9L-Regu" w:cs="NimbusRomNo9L-Regu"/>
          <w:sz w:val="20"/>
          <w:szCs w:val="20"/>
        </w:rPr>
      </w:pPr>
      <w:ins w:id="20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01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that</w:t>
      </w:r>
      <w:proofErr w:type="gramEnd"/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has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lower </w:t>
      </w:r>
      <w:proofErr w:type="spellStart"/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>soc</w:t>
      </w:r>
      <w:proofErr w:type="spellEnd"/>
      <w:r>
        <w:rPr>
          <w:rFonts w:ascii="NimbusRomNo9L-ReguItal" w:hAnsi="NimbusRomNo9L-ReguItal" w:cs="NimbusRomNo9L-ReguItal"/>
          <w:sz w:val="15"/>
          <w:szCs w:val="15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02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45F46FF5" w14:textId="51A01B70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03" w:author="Matt" w:date="2014-08-26T12:19:00Z"/>
          <w:rFonts w:ascii="NimbusRomNo9L-Medi" w:hAnsi="NimbusRomNo9L-Medi" w:cs="NimbusRomNo9L-Medi"/>
          <w:sz w:val="17"/>
          <w:szCs w:val="17"/>
        </w:rPr>
      </w:pPr>
      <w:proofErr w:type="spellStart"/>
      <w:ins w:id="204" w:author="Matt" w:date="2014-08-26T12:19:00Z">
        <w:r>
          <w:rPr>
            <w:rFonts w:ascii="NimbusRomNo9L-Medi" w:hAnsi="NimbusRomNo9L-Medi" w:cs="NimbusRomNo9L-Medi"/>
            <w:sz w:val="17"/>
            <w:szCs w:val="17"/>
          </w:rPr>
          <w:t>Hmmmm</w:t>
        </w:r>
        <w:proofErr w:type="spellEnd"/>
        <w:r>
          <w:rPr>
            <w:rFonts w:ascii="NimbusRomNo9L-Medi" w:hAnsi="NimbusRomNo9L-Medi" w:cs="NimbusRomNo9L-Medi"/>
            <w:sz w:val="17"/>
            <w:szCs w:val="17"/>
          </w:rPr>
          <w:t>. Cleveland and O’Connor indicate that shale oil has EROI between 1:1 and 2:1</w:t>
        </w:r>
      </w:ins>
      <w:ins w:id="205" w:author="Matt" w:date="2014-08-26T12:32:00Z">
        <w:r w:rsidR="006D105F">
          <w:rPr>
            <w:rFonts w:ascii="NimbusRomNo9L-Medi" w:hAnsi="NimbusRomNo9L-Medi" w:cs="NimbusRomNo9L-Medi"/>
            <w:sz w:val="17"/>
            <w:szCs w:val="17"/>
          </w:rPr>
          <w:t>, when self-use is included</w:t>
        </w:r>
      </w:ins>
      <w:ins w:id="206" w:author="Matt" w:date="2014-08-26T12:19:00Z">
        <w:r>
          <w:rPr>
            <w:rFonts w:ascii="NimbusRomNo9L-Medi" w:hAnsi="NimbusRomNo9L-Medi" w:cs="NimbusRomNo9L-Medi"/>
            <w:sz w:val="17"/>
            <w:szCs w:val="17"/>
          </w:rPr>
          <w:t xml:space="preserve">. See: </w:t>
        </w:r>
        <w:bookmarkStart w:id="207" w:name="OLE_LINK14"/>
        <w:bookmarkStart w:id="208" w:name="OLE_LINK15"/>
        <w:r w:rsidRPr="00DC4FBB">
          <w:rPr>
            <w:rFonts w:ascii="NimbusRomNo9L-Medi" w:hAnsi="NimbusRomNo9L-Medi" w:cs="NimbusRomNo9L-Medi"/>
            <w:sz w:val="17"/>
            <w:szCs w:val="17"/>
          </w:rPr>
          <w:t>http://www.westernresourceadvocates.org/land/pdf/oseroireport.pdf</w:t>
        </w:r>
        <w:bookmarkEnd w:id="207"/>
        <w:bookmarkEnd w:id="208"/>
      </w:ins>
    </w:p>
    <w:p w14:paraId="4B541B4E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09" w:author="Matt" w:date="2014-08-26T12:31:00Z"/>
          <w:rFonts w:ascii="NimbusRomNo9L-Medi" w:hAnsi="NimbusRomNo9L-Medi" w:cs="NimbusRomNo9L-Medi"/>
          <w:sz w:val="17"/>
          <w:szCs w:val="17"/>
        </w:rPr>
      </w:pPr>
    </w:p>
    <w:p w14:paraId="5BB46596" w14:textId="2B9881C6" w:rsidR="008A404E" w:rsidRDefault="008A404E" w:rsidP="00C46917">
      <w:pPr>
        <w:autoSpaceDE w:val="0"/>
        <w:autoSpaceDN w:val="0"/>
        <w:adjustRightInd w:val="0"/>
        <w:spacing w:after="0" w:line="240" w:lineRule="auto"/>
        <w:rPr>
          <w:ins w:id="210" w:author="Matt" w:date="2014-08-26T12:19:00Z"/>
          <w:rFonts w:ascii="NimbusRomNo9L-Medi" w:hAnsi="NimbusRomNo9L-Medi" w:cs="NimbusRomNo9L-Medi"/>
          <w:sz w:val="17"/>
          <w:szCs w:val="17"/>
        </w:rPr>
      </w:pPr>
      <w:ins w:id="211" w:author="Matt" w:date="2014-08-26T12:32:00Z">
        <w:r>
          <w:rPr>
            <w:rFonts w:ascii="NimbusRomNo9L-Medi" w:hAnsi="NimbusRomNo9L-Medi" w:cs="NimbusRomNo9L-Medi"/>
            <w:sz w:val="17"/>
            <w:szCs w:val="17"/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12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13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14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15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proofErr w:type="gramStart"/>
      <w:r>
        <w:rPr>
          <w:rFonts w:ascii="txtt" w:hAnsi="txtt" w:cs="txtt"/>
          <w:sz w:val="17"/>
          <w:szCs w:val="17"/>
        </w:rPr>
        <w:t>world</w:t>
      </w:r>
      <w:proofErr w:type="gramEnd"/>
      <w:r>
        <w:rPr>
          <w:rFonts w:ascii="txtt" w:hAnsi="txtt" w:cs="txtt"/>
          <w:sz w:val="17"/>
          <w:szCs w:val="17"/>
        </w:rPr>
        <w:t xml:space="preserve">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NimbusRomNo9L-Regu" w:hAnsi="NimbusRomNo9L-Regu" w:cs="NimbusRomNo9L-Regu"/>
          <w:sz w:val="17"/>
          <w:szCs w:val="17"/>
        </w:rPr>
        <w:t>obtain</w:t>
      </w:r>
      <w:proofErr w:type="gramEnd"/>
      <w:r>
        <w:rPr>
          <w:rFonts w:ascii="NimbusRomNo9L-Regu" w:hAnsi="NimbusRomNo9L-Regu" w:cs="NimbusRomNo9L-Regu"/>
          <w:sz w:val="17"/>
          <w:szCs w:val="17"/>
        </w:rPr>
        <w:t xml:space="preserve"> this data and plot it similarly? ****</w:t>
      </w:r>
      <w:r>
        <w:t xml:space="preserve">  &gt;&gt;&gt;</w:t>
      </w:r>
      <w:proofErr w:type="gramStart"/>
      <w:r>
        <w:t>again</w:t>
      </w:r>
      <w:proofErr w:type="gramEnd"/>
      <w:r>
        <w:t xml:space="preserve">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16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17" w:author="Matt" w:date="2014-08-26T12:33:00Z"/>
        </w:rPr>
      </w:pPr>
      <w:ins w:id="218" w:author="Matt" w:date="2014-08-26T12:33:00Z">
        <w:r>
          <w:t>OK. We</w:t>
        </w:r>
      </w:ins>
      <w:ins w:id="219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220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consequence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21" w:author="Matt" w:date="2014-08-26T12:39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and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100 years ago. It Not 100 (see Gilford et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al )</w:t>
      </w:r>
      <w:proofErr w:type="gramEnd"/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22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23" w:author="Matt" w:date="2014-08-26T12:40:00Z"/>
          <w:rFonts w:ascii="NimbusRomNo9L-Regu" w:hAnsi="NimbusRomNo9L-Regu" w:cs="NimbusRomNo9L-Regu"/>
          <w:sz w:val="20"/>
          <w:szCs w:val="20"/>
        </w:rPr>
      </w:pPr>
      <w:ins w:id="224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25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26" w:author="Matt" w:date="2014-08-26T12:40:00Z"/>
          <w:rFonts w:ascii="NimbusRomNo9L-Regu" w:hAnsi="NimbusRomNo9L-Regu" w:cs="NimbusRomNo9L-Regu"/>
          <w:sz w:val="20"/>
          <w:szCs w:val="20"/>
        </w:rPr>
      </w:pPr>
      <w:ins w:id="227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28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29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30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31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232" w:author="Matt" w:date="2014-08-26T12:40:00Z"/>
          <w:rFonts w:ascii="NimbusRomNo9L-Regu" w:hAnsi="NimbusRomNo9L-Regu" w:cs="NimbusRomNo9L-Regu"/>
          <w:sz w:val="20"/>
          <w:szCs w:val="20"/>
        </w:rPr>
      </w:pPr>
      <w:proofErr w:type="gramStart"/>
      <w:ins w:id="233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34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35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236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37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apply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to any non-renewable material (e.g. copper, fish, soil, timber) or energy stock </w:t>
      </w:r>
      <w:bookmarkStart w:id="238" w:name="OLE_LINK16"/>
      <w:bookmarkStart w:id="239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238"/>
      <w:bookmarkEnd w:id="239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40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41" w:author="Matt" w:date="2014-08-26T12:41:00Z"/>
          <w:rFonts w:ascii="NimbusRomNo9L-Regu" w:hAnsi="NimbusRomNo9L-Regu" w:cs="NimbusRomNo9L-Regu"/>
          <w:sz w:val="20"/>
          <w:szCs w:val="20"/>
        </w:rPr>
      </w:pPr>
      <w:ins w:id="242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43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44" w:author="Matt" w:date="2014-08-26T12:41:00Z"/>
          <w:rFonts w:ascii="NimbusRomNo9L-Regu" w:hAnsi="NimbusRomNo9L-Regu" w:cs="NimbusRomNo9L-Regu"/>
          <w:sz w:val="20"/>
          <w:szCs w:val="20"/>
        </w:rPr>
      </w:pPr>
      <w:ins w:id="24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46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47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that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48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49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any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50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51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52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53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254" w:author="Matt" w:date="2014-08-26T12:41:00Z"/>
          <w:rFonts w:ascii="NimbusRomNo9L-Regu" w:hAnsi="NimbusRomNo9L-Regu" w:cs="NimbusRomNo9L-Regu"/>
          <w:sz w:val="20"/>
          <w:szCs w:val="20"/>
        </w:rPr>
      </w:pPr>
      <w:proofErr w:type="gramStart"/>
      <w:ins w:id="25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</w:t>
        </w:r>
        <w:proofErr w:type="gramEnd"/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256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257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Fig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15  What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does free cash flow OF mean (vs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258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3883C5FD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259" w:author="Matt" w:date="2014-08-26T12:56:00Z"/>
          <w:rFonts w:ascii="NimbusRomNo9L-Regu" w:hAnsi="NimbusRomNo9L-Regu" w:cs="NimbusRomNo9L-Regu"/>
          <w:sz w:val="20"/>
          <w:szCs w:val="20"/>
        </w:rPr>
      </w:pPr>
      <w:ins w:id="260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261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262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263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264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</w:t>
        </w:r>
        <w:proofErr w:type="gramStart"/>
        <w:r w:rsidR="00495EE5">
          <w:rPr>
            <w:rFonts w:ascii="NimbusRomNo9L-Regu" w:hAnsi="NimbusRomNo9L-Regu" w:cs="NimbusRomNo9L-Regu"/>
            <w:sz w:val="20"/>
            <w:szCs w:val="20"/>
          </w:rPr>
          <w:t>say</w:t>
        </w:r>
        <w:proofErr w:type="gramEnd"/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“free cash flow of Exxon,” for example.</w:t>
        </w:r>
      </w:ins>
      <w:ins w:id="265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itself uses the preposition “of.” I have left the wording 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266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267" w:author="Matt" w:date="2014-08-26T12:52:00Z"/>
          <w:rFonts w:ascii="NimbusRomNo9L-Regu" w:hAnsi="NimbusRomNo9L-Regu" w:cs="NimbusRomNo9L-Regu"/>
          <w:sz w:val="20"/>
          <w:szCs w:val="20"/>
        </w:rPr>
      </w:pPr>
      <w:ins w:id="268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269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270" w:author="Matt" w:date="2014-08-26T12:50:00Z"/>
          <w:rFonts w:ascii="NimbusRomNo9L-Regu" w:hAnsi="NimbusRomNo9L-Regu" w:cs="NimbusRomNo9L-Regu"/>
          <w:sz w:val="20"/>
          <w:szCs w:val="20"/>
        </w:rPr>
      </w:pPr>
      <w:ins w:id="271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272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273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274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275" w:author="Matt" w:date="2014-08-26T12:50:00Z"/>
          <w:rFonts w:ascii="NimbusRomNo9L-Regu" w:hAnsi="NimbusRomNo9L-Regu" w:cs="NimbusRomNo9L-Regu"/>
          <w:sz w:val="20"/>
          <w:szCs w:val="20"/>
        </w:rPr>
      </w:pPr>
      <w:ins w:id="276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</w:t>
        </w:r>
        <w:proofErr w:type="spellStart"/>
        <w:r>
          <w:rPr>
            <w:rFonts w:ascii="NimbusRomNo9L-Regu" w:hAnsi="NimbusRomNo9L-Regu" w:cs="NimbusRomNo9L-Regu"/>
            <w:sz w:val="20"/>
            <w:szCs w:val="20"/>
          </w:rPr>
          <w:t>investopedia</w:t>
        </w:r>
        <w:proofErr w:type="spellEnd"/>
        <w:r>
          <w:rPr>
            <w:rFonts w:ascii="NimbusRomNo9L-Regu" w:hAnsi="NimbusRomNo9L-Regu" w:cs="NimbusRomNo9L-Regu"/>
            <w:sz w:val="20"/>
            <w:szCs w:val="20"/>
          </w:rPr>
          <w:t xml:space="preserve">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 xml:space="preserve">Some believe that Wall Street focuses myopically on earnings while ignoring the "real" cash that a firm generates. </w:t>
        </w:r>
        <w:proofErr w:type="gramStart"/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Earnings can often be clouded by accounting gimmicks</w:t>
        </w:r>
        <w:proofErr w:type="gramEnd"/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277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278" w:author="Matt" w:date="2014-08-26T12:48:00Z"/>
          <w:rFonts w:ascii="NimbusRomNo9L-Regu" w:hAnsi="NimbusRomNo9L-Regu" w:cs="NimbusRomNo9L-Regu"/>
          <w:sz w:val="20"/>
          <w:szCs w:val="20"/>
        </w:rPr>
      </w:pPr>
      <w:ins w:id="279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280" w:author="Matt" w:date="2014-08-26T12:49:00Z"/>
          <w:rFonts w:ascii="NimbusRomNo9L-Regu" w:hAnsi="NimbusRomNo9L-Regu" w:cs="NimbusRomNo9L-Regu"/>
          <w:sz w:val="20"/>
          <w:szCs w:val="20"/>
        </w:rPr>
      </w:pPr>
      <w:ins w:id="281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282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283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284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285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286" w:author="Matt" w:date="2014-08-26T12:53:00Z"/>
          <w:rFonts w:ascii="NimbusRomNo9L-Regu" w:hAnsi="NimbusRomNo9L-Regu" w:cs="NimbusRomNo9L-Regu"/>
          <w:sz w:val="20"/>
          <w:szCs w:val="20"/>
        </w:rPr>
      </w:pPr>
      <w:ins w:id="287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288" w:author="Matt" w:date="2014-08-26T12:43:00Z"/>
          <w:rFonts w:ascii="NimbusRomNo9L-Regu" w:hAnsi="NimbusRomNo9L-Regu" w:cs="NimbusRomNo9L-Regu"/>
          <w:sz w:val="20"/>
          <w:szCs w:val="20"/>
        </w:rPr>
      </w:pPr>
      <w:ins w:id="289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19F1C287" w14:textId="7D346102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290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They are making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less profits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291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292" w:author="Matt" w:date="2014-08-26T13:06:00Z"/>
          <w:rFonts w:ascii="NimbusRomNo9L-Regu" w:hAnsi="NimbusRomNo9L-Regu" w:cs="NimbusRomNo9L-Regu"/>
          <w:sz w:val="20"/>
          <w:szCs w:val="20"/>
        </w:rPr>
      </w:pPr>
      <w:ins w:id="293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294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295" w:author="Matt" w:date="2014-08-26T13:07:00Z"/>
          <w:rFonts w:ascii="NimbusRomNo9L-Regu" w:hAnsi="NimbusRomNo9L-Regu" w:cs="NimbusRomNo9L-Regu"/>
          <w:sz w:val="20"/>
          <w:szCs w:val="20"/>
        </w:rPr>
      </w:pPr>
      <w:ins w:id="29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297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29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299" w:author="Matt" w:date="2014-08-26T13:07:00Z"/>
          <w:rFonts w:ascii="NimbusRomNo9L-Regu" w:hAnsi="NimbusRomNo9L-Regu" w:cs="NimbusRomNo9L-Regu"/>
          <w:sz w:val="20"/>
          <w:szCs w:val="20"/>
        </w:rPr>
      </w:pPr>
      <w:ins w:id="30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Figure~\</w:t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>fig:oil_company_free_cash_flow</w:t>
        </w:r>
        <w:proofErr w:type="spell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01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0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03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0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and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05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0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07" w:author="Matt" w:date="2014-08-26T13:07:00Z"/>
          <w:rFonts w:ascii="NimbusRomNo9L-Regu" w:hAnsi="NimbusRomNo9L-Regu" w:cs="NimbusRomNo9L-Regu"/>
          <w:sz w:val="20"/>
          <w:szCs w:val="20"/>
        </w:rPr>
      </w:pPr>
      <w:ins w:id="30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</w:t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footnote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>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09" w:author="Matt" w:date="2014-08-26T13:07:00Z"/>
          <w:rFonts w:ascii="NimbusRomNo9L-Regu" w:hAnsi="NimbusRomNo9L-Regu" w:cs="NimbusRomNo9L-Regu"/>
          <w:sz w:val="20"/>
          <w:szCs w:val="20"/>
        </w:rPr>
      </w:pPr>
      <w:ins w:id="31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11" w:author="Matt" w:date="2014-08-26T13:07:00Z"/>
          <w:rFonts w:ascii="NimbusRomNo9L-Regu" w:hAnsi="NimbusRomNo9L-Regu" w:cs="NimbusRomNo9L-Regu"/>
          <w:sz w:val="20"/>
          <w:szCs w:val="20"/>
        </w:rPr>
      </w:pPr>
      <w:ins w:id="31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D709FA">
          <w:rPr>
            <w:rFonts w:ascii="NimbusRomNo9L-Regu" w:hAnsi="NimbusRomNo9L-Regu" w:cs="NimbusRomNo9L-Regu"/>
            <w:sz w:val="20"/>
            <w:szCs w:val="20"/>
          </w:rPr>
          <w:t>less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13" w:author="Matt" w:date="2014-08-26T13:07:00Z"/>
          <w:rFonts w:ascii="NimbusRomNo9L-Regu" w:hAnsi="NimbusRomNo9L-Regu" w:cs="NimbusRomNo9L-Regu"/>
          <w:sz w:val="20"/>
          <w:szCs w:val="20"/>
        </w:rPr>
      </w:pPr>
      <w:ins w:id="31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15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1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17" w:author="Matt" w:date="2014-08-26T13:07:00Z"/>
          <w:rFonts w:ascii="NimbusRomNo9L-Regu" w:hAnsi="NimbusRomNo9L-Regu" w:cs="NimbusRomNo9L-Regu"/>
          <w:sz w:val="20"/>
          <w:szCs w:val="20"/>
        </w:rPr>
      </w:pPr>
      <w:ins w:id="31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19" w:author="Matt" w:date="2014-08-26T13:07:00Z"/>
          <w:rFonts w:ascii="NimbusRomNo9L-Regu" w:hAnsi="NimbusRomNo9L-Regu" w:cs="NimbusRomNo9L-Regu"/>
          <w:sz w:val="20"/>
          <w:szCs w:val="20"/>
        </w:rPr>
      </w:pPr>
      <w:ins w:id="32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21" w:author="Matt" w:date="2014-08-26T13:07:00Z"/>
          <w:rFonts w:ascii="NimbusRomNo9L-Regu" w:hAnsi="NimbusRomNo9L-Regu" w:cs="NimbusRomNo9L-Regu"/>
          <w:sz w:val="20"/>
          <w:szCs w:val="20"/>
        </w:rPr>
      </w:pPr>
      <w:proofErr w:type="gramStart"/>
      <w:ins w:id="32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23" w:author="Matt" w:date="2014-08-26T13:06:00Z"/>
          <w:rFonts w:ascii="NimbusRomNo9L-Regu" w:hAnsi="NimbusRomNo9L-Regu" w:cs="NimbusRomNo9L-Regu"/>
          <w:sz w:val="20"/>
          <w:szCs w:val="20"/>
        </w:rPr>
      </w:pPr>
      <w:proofErr w:type="gramStart"/>
      <w:ins w:id="32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</w:t>
        </w:r>
        <w:proofErr w:type="gramEnd"/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25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326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16  To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327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328" w:author="Matt" w:date="2014-08-26T13:08:00Z"/>
          <w:rFonts w:ascii="NimbusRomNo9L-Regu" w:hAnsi="NimbusRomNo9L-Regu" w:cs="NimbusRomNo9L-Regu"/>
          <w:sz w:val="20"/>
          <w:szCs w:val="20"/>
        </w:rPr>
      </w:pPr>
      <w:ins w:id="329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330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17  Paradoxically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the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331" w:author="Matt" w:date="2014-08-26T13:09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growth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>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332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333" w:author="Matt" w:date="2014-08-26T13:10:00Z"/>
          <w:rFonts w:ascii="NimbusRomNo9L-Regu" w:hAnsi="NimbusRomNo9L-Regu" w:cs="NimbusRomNo9L-Regu"/>
          <w:sz w:val="20"/>
          <w:szCs w:val="20"/>
        </w:rPr>
      </w:pPr>
      <w:ins w:id="334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335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336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337" w:author="Matt" w:date="2014-08-26T13:10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focused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on increasing many material, energy, and financial flow rates in the economy. Set against the backdrop of Section 1.4, we see that consumption-driven policies are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338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339" w:author="Matt" w:date="2014-08-26T13:10:00Z"/>
          <w:rFonts w:ascii="NimbusRomNo9L-Regu" w:hAnsi="NimbusRomNo9L-Regu" w:cs="NimbusRomNo9L-Regu"/>
          <w:sz w:val="20"/>
          <w:szCs w:val="20"/>
        </w:rPr>
      </w:pPr>
      <w:ins w:id="340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341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342" w:author="Matt" w:date="2014-08-26T13:11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incomplete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343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344" w:author="Matt" w:date="2014-08-26T13:11:00Z"/>
          <w:rFonts w:ascii="NimbusRomNo9L-Regu" w:hAnsi="NimbusRomNo9L-Regu" w:cs="NimbusRomNo9L-Regu"/>
          <w:sz w:val="20"/>
          <w:szCs w:val="20"/>
        </w:rPr>
      </w:pPr>
      <w:ins w:id="345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346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Bottom half of page 17 kind of redundant  (could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remove  sentence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347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348" w:author="Matt" w:date="2014-08-26T13:32:00Z"/>
          <w:rFonts w:ascii="NimbusRomNo9L-Regu" w:hAnsi="NimbusRomNo9L-Regu" w:cs="NimbusRomNo9L-Regu"/>
          <w:sz w:val="20"/>
          <w:szCs w:val="20"/>
        </w:rPr>
      </w:pPr>
      <w:ins w:id="349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Looking at this again, I agree that it was redundant. I leaned it up significantly. This section now reads (rather succinctly):</w:t>
        </w:r>
      </w:ins>
    </w:p>
    <w:p w14:paraId="08692AC0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350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51" w:author="Matt" w:date="2014-08-26T13:32:00Z"/>
          <w:rFonts w:ascii="NimbusRomNo9L-Regu" w:hAnsi="NimbusRomNo9L-Regu" w:cs="NimbusRomNo9L-Regu"/>
          <w:sz w:val="20"/>
          <w:szCs w:val="20"/>
        </w:rPr>
      </w:pPr>
      <w:ins w:id="35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 Section~\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sec:stall_capital_stock</w:t>
        </w:r>
        <w:proofErr w:type="spell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53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5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55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5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57" w:author="Matt" w:date="2014-08-26T13:32:00Z"/>
          <w:rFonts w:ascii="NimbusRomNo9L-Regu" w:hAnsi="NimbusRomNo9L-Regu" w:cs="NimbusRomNo9L-Regu"/>
          <w:sz w:val="20"/>
          <w:szCs w:val="20"/>
        </w:rPr>
      </w:pPr>
      <w:ins w:id="35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59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6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61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6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due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63" w:author="Matt" w:date="2014-08-26T13:32:00Z"/>
          <w:rFonts w:ascii="NimbusRomNo9L-Regu" w:hAnsi="NimbusRomNo9L-Regu" w:cs="NimbusRomNo9L-Regu"/>
          <w:sz w:val="20"/>
          <w:szCs w:val="20"/>
        </w:rPr>
      </w:pPr>
      <w:ins w:id="36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65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6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67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6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69" w:author="Matt" w:date="2014-08-26T13:32:00Z"/>
          <w:rFonts w:ascii="NimbusRomNo9L-Regu" w:hAnsi="NimbusRomNo9L-Regu" w:cs="NimbusRomNo9L-Regu"/>
          <w:sz w:val="20"/>
          <w:szCs w:val="20"/>
        </w:rPr>
      </w:pPr>
      <w:ins w:id="37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71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7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but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73" w:author="Matt" w:date="2014-08-26T13:32:00Z"/>
          <w:rFonts w:ascii="NimbusRomNo9L-Regu" w:hAnsi="NimbusRomNo9L-Regu" w:cs="NimbusRomNo9L-Regu"/>
          <w:sz w:val="20"/>
          <w:szCs w:val="20"/>
        </w:rPr>
      </w:pPr>
      <w:ins w:id="37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the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75" w:author="Matt" w:date="2014-08-26T13:32:00Z"/>
          <w:rFonts w:ascii="NimbusRomNo9L-Regu" w:hAnsi="NimbusRomNo9L-Regu" w:cs="NimbusRomNo9L-Regu"/>
          <w:sz w:val="20"/>
          <w:szCs w:val="20"/>
        </w:rPr>
      </w:pPr>
      <w:ins w:id="37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there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77" w:author="Matt" w:date="2014-08-26T13:32:00Z"/>
          <w:rFonts w:ascii="NimbusRomNo9L-Regu" w:hAnsi="NimbusRomNo9L-Regu" w:cs="NimbusRomNo9L-Regu"/>
          <w:sz w:val="20"/>
          <w:szCs w:val="20"/>
        </w:rPr>
      </w:pPr>
      <w:ins w:id="37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79" w:author="Matt" w:date="2014-08-26T13:32:00Z"/>
          <w:rFonts w:ascii="NimbusRomNo9L-Regu" w:hAnsi="NimbusRomNo9L-Regu" w:cs="NimbusRomNo9L-Regu"/>
          <w:sz w:val="20"/>
          <w:szCs w:val="20"/>
        </w:rPr>
      </w:pPr>
      <w:ins w:id="38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from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81" w:author="Matt" w:date="2014-08-26T13:32:00Z"/>
          <w:rFonts w:ascii="NimbusRomNo9L-Regu" w:hAnsi="NimbusRomNo9L-Regu" w:cs="NimbusRomNo9L-Regu"/>
          <w:sz w:val="20"/>
          <w:szCs w:val="20"/>
        </w:rPr>
      </w:pPr>
      <w:ins w:id="38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(3) 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today's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83" w:author="Matt" w:date="2014-08-26T13:32:00Z"/>
          <w:rFonts w:ascii="NimbusRomNo9L-Regu" w:hAnsi="NimbusRomNo9L-Regu" w:cs="NimbusRomNo9L-Regu"/>
          <w:sz w:val="20"/>
          <w:szCs w:val="20"/>
        </w:rPr>
      </w:pPr>
      <w:ins w:id="38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tomorrow's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85" w:author="Matt" w:date="2014-08-26T13:32:00Z"/>
          <w:rFonts w:ascii="NimbusRomNo9L-Regu" w:hAnsi="NimbusRomNo9L-Regu" w:cs="NimbusRomNo9L-Regu"/>
          <w:sz w:val="20"/>
          <w:szCs w:val="20"/>
        </w:rPr>
      </w:pPr>
      <w:ins w:id="38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for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87" w:author="Matt" w:date="2014-08-26T13:32:00Z"/>
          <w:rFonts w:ascii="NimbusRomNo9L-Regu" w:hAnsi="NimbusRomNo9L-Regu" w:cs="NimbusRomNo9L-Regu"/>
          <w:sz w:val="20"/>
          <w:szCs w:val="20"/>
        </w:rPr>
      </w:pPr>
      <w:ins w:id="38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</w:t>
        </w:r>
        <w:proofErr w:type="gramStart"/>
        <w:r w:rsidRPr="00C95A5E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sec:exogenous_factors</w:t>
        </w:r>
        <w:proofErr w:type="spellEnd"/>
        <w:r w:rsidRPr="00C95A5E">
          <w:rPr>
            <w:rFonts w:ascii="NimbusRomNo9L-Regu" w:hAnsi="NimbusRomNo9L-Regu" w:cs="NimbusRomNo9L-Regu"/>
            <w:sz w:val="20"/>
            <w:szCs w:val="20"/>
          </w:rPr>
          <w:t>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89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9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91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9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because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93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94" w:author="Matt" w:date="2014-08-26T13:32:00Z"/>
          <w:rFonts w:ascii="NimbusRomNo9L-Regu" w:hAnsi="NimbusRomNo9L-Regu" w:cs="NimbusRomNo9L-Regu"/>
          <w:sz w:val="20"/>
          <w:szCs w:val="20"/>
        </w:rPr>
      </w:pPr>
      <w:ins w:id="39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96" w:author="Matt" w:date="2014-08-26T13:32:00Z"/>
          <w:rFonts w:ascii="NimbusRomNo9L-Regu" w:hAnsi="NimbusRomNo9L-Regu" w:cs="NimbusRomNo9L-Regu"/>
          <w:sz w:val="20"/>
          <w:szCs w:val="20"/>
        </w:rPr>
      </w:pPr>
      <w:proofErr w:type="gramStart"/>
      <w:ins w:id="39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</w:t>
        </w:r>
        <w:proofErr w:type="gramEnd"/>
        <w:r w:rsidRPr="00C95A5E">
          <w:rPr>
            <w:rFonts w:ascii="NimbusRomNo9L-Regu" w:hAnsi="NimbusRomNo9L-Regu" w:cs="NimbusRomNo9L-Regu"/>
            <w:sz w:val="20"/>
            <w:szCs w:val="20"/>
          </w:rPr>
          <w:t>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398" w:author="Matt" w:date="2014-08-26T13:32:00Z"/>
          <w:rFonts w:ascii="NimbusRomNo9L-Regu" w:hAnsi="NimbusRomNo9L-Regu" w:cs="NimbusRomNo9L-Regu"/>
          <w:sz w:val="20"/>
          <w:szCs w:val="20"/>
        </w:rPr>
      </w:pPr>
      <w:ins w:id="39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00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18  This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policies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01" w:author="Matt" w:date="2014-08-26T13:34:00Z"/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mainstream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is blind to what should be done instead. This has to change!  &lt;&lt;I WOULD REMOVE AS IS redundant with next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nsection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02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491F104F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03" w:author="Matt" w:date="2014-08-26T13:35:00Z"/>
          <w:rFonts w:ascii="NimbusRomNo9L-Regu" w:hAnsi="NimbusRomNo9L-Regu" w:cs="NimbusRomNo9L-Regu"/>
          <w:sz w:val="20"/>
          <w:szCs w:val="20"/>
        </w:rPr>
      </w:pPr>
      <w:ins w:id="404" w:author="Matt" w:date="2014-08-26T13:34:00Z">
        <w:r>
          <w:rPr>
            <w:rFonts w:ascii="NimbusRomNo9L-Regu" w:hAnsi="NimbusRomNo9L-Regu" w:cs="NimbusRomNo9L-Regu"/>
            <w:sz w:val="20"/>
            <w:szCs w:val="20"/>
          </w:rPr>
          <w:t>I removed “This has to change!</w:t>
        </w:r>
      </w:ins>
      <w:ins w:id="405" w:author="Matt" w:date="2014-08-26T13:35:00Z">
        <w:r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06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07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,  AT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LEAST IN ECONOMIC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THEORY,extremely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08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09" w:author="Matt" w:date="2014-08-26T13:36:00Z"/>
          <w:rFonts w:ascii="NimbusRomNo9L-Regu" w:hAnsi="NimbusRomNo9L-Regu" w:cs="NimbusRomNo9L-Regu"/>
          <w:sz w:val="20"/>
          <w:szCs w:val="20"/>
        </w:rPr>
      </w:pPr>
      <w:ins w:id="410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 xml:space="preserve">PN 18-19   Seems like if we need to add in stocks but the market </w:t>
      </w:r>
      <w:proofErr w:type="spellStart"/>
      <w:r>
        <w:t>etc</w:t>
      </w:r>
      <w:proofErr w:type="spellEnd"/>
      <w:r>
        <w:t xml:space="preserve"> are incapable of putting a value on them then why are we </w:t>
      </w:r>
      <w:proofErr w:type="spellStart"/>
      <w:r>
        <w:t>sayin</w:t>
      </w:r>
      <w:proofErr w:type="spellEnd"/>
      <w:r>
        <w:t xml:space="preserve"> g we </w:t>
      </w:r>
      <w:proofErr w:type="spellStart"/>
      <w:r>
        <w:t>ust</w:t>
      </w:r>
      <w:proofErr w:type="spellEnd"/>
      <w:r>
        <w:t xml:space="preserve">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411" w:author="Matt" w:date="2014-08-26T13:52:00Z"/>
        </w:rPr>
      </w:pPr>
    </w:p>
    <w:p w14:paraId="42319D9C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412" w:author="Matt" w:date="2014-08-26T13:52:00Z"/>
        </w:rPr>
      </w:pPr>
      <w:bookmarkStart w:id="413" w:name="_GoBack"/>
      <w:bookmarkEnd w:id="413"/>
    </w:p>
    <w:p w14:paraId="04784D8F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414" w:author="Matt" w:date="2014-08-26T13:52:00Z"/>
        </w:rPr>
      </w:pPr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415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information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for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bookmarkStart w:id="416" w:name="OLE_LINK18"/>
      <w:bookmarkStart w:id="417" w:name="OLE_LINK19"/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binding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in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 xml:space="preserve">markets leads us to argue that they are not up to the task. </w:t>
      </w:r>
      <w:proofErr w:type="gramStart"/>
      <w:r>
        <w:rPr>
          <w:rFonts w:ascii="NimbusRomNo9L-Regu" w:hAnsi="NimbusRomNo9L-Regu" w:cs="NimbusRomNo9L-Regu"/>
          <w:sz w:val="20"/>
          <w:szCs w:val="20"/>
        </w:rPr>
        <w:t>Thus  today’s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proofErr w:type="gramStart"/>
      <w:r>
        <w:rPr>
          <w:rFonts w:ascii="NimbusRomNo9L-Regu" w:hAnsi="NimbusRomNo9L-Regu" w:cs="NimbusRomNo9L-Regu"/>
          <w:sz w:val="20"/>
          <w:szCs w:val="20"/>
        </w:rPr>
        <w:t>or</w:t>
      </w:r>
      <w:proofErr w:type="gramEnd"/>
      <w:r>
        <w:rPr>
          <w:rFonts w:ascii="NimbusRomNo9L-Regu" w:hAnsi="NimbusRomNo9L-Regu" w:cs="NimbusRomNo9L-Regu"/>
          <w:sz w:val="20"/>
          <w:szCs w:val="20"/>
        </w:rPr>
        <w:t xml:space="preserve"> non-property goods (such as clean air, clean water, and other ecosystem services).</w:t>
      </w:r>
    </w:p>
    <w:bookmarkEnd w:id="416"/>
    <w:bookmarkEnd w:id="417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418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419" w:author="Matt" w:date="2014-08-26T13:45:00Z"/>
          <w:rFonts w:ascii="NimbusRomNo9L-Regu" w:hAnsi="NimbusRomNo9L-Regu" w:cs="NimbusRomNo9L-Regu"/>
          <w:sz w:val="20"/>
          <w:szCs w:val="20"/>
        </w:rPr>
      </w:pPr>
      <w:ins w:id="420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</w:t>
        </w:r>
        <w:proofErr w:type="spellStart"/>
        <w:r w:rsidR="00BC1DD0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efficiency is predicated on complete and correct </w:t>
        </w:r>
      </w:ins>
      <w:ins w:id="421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422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23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24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425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426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427" w:author="Matt" w:date="2014-08-26T13:45:00Z"/>
          <w:rFonts w:ascii="NimbusRomNo9L-Regu" w:hAnsi="NimbusRomNo9L-Regu" w:cs="NimbusRomNo9L-Regu"/>
          <w:sz w:val="20"/>
          <w:szCs w:val="20"/>
        </w:rPr>
      </w:pPr>
      <w:ins w:id="42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42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3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</w:t>
        </w:r>
        <w:proofErr w:type="gramStart"/>
        <w:r w:rsidRPr="006250B9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>sec:energy-economy_coupling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>}</w:t>
        </w:r>
      </w:ins>
      <w:ins w:id="43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3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43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3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43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3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43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3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439" w:author="Matt" w:date="2014-08-26T13:45:00Z"/>
          <w:rFonts w:ascii="NimbusRomNo9L-Regu" w:hAnsi="NimbusRomNo9L-Regu" w:cs="NimbusRomNo9L-Regu"/>
          <w:sz w:val="20"/>
          <w:szCs w:val="20"/>
        </w:rPr>
      </w:pPr>
      <w:proofErr w:type="gramStart"/>
      <w:ins w:id="44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</w:t>
        </w:r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the market with incomplete information.</w:t>
        </w:r>
      </w:ins>
      <w:ins w:id="44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4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This is a big problem, because the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44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4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445" w:author="Matt" w:date="2014-08-26T13:45:00Z"/>
          <w:rFonts w:ascii="NimbusRomNo9L-Regu" w:hAnsi="NimbusRomNo9L-Regu" w:cs="NimbusRomNo9L-Regu"/>
          <w:sz w:val="20"/>
          <w:szCs w:val="20"/>
        </w:rPr>
      </w:pPr>
      <w:ins w:id="44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447" w:author="Matt" w:date="2014-08-26T13:45:00Z"/>
          <w:rFonts w:ascii="NimbusRomNo9L-Regu" w:hAnsi="NimbusRomNo9L-Regu" w:cs="NimbusRomNo9L-Regu"/>
          <w:sz w:val="20"/>
          <w:szCs w:val="20"/>
        </w:rPr>
      </w:pPr>
      <w:ins w:id="44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44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5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45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5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45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5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45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5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45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5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</w:t>
        </w:r>
        <w:proofErr w:type="gramStart"/>
        <w:r w:rsidRPr="006250B9">
          <w:rPr>
            <w:rFonts w:ascii="NimbusRomNo9L-Regu" w:hAnsi="NimbusRomNo9L-Regu" w:cs="NimbusRomNo9L-Regu"/>
            <w:sz w:val="20"/>
            <w:szCs w:val="20"/>
          </w:rPr>
          <w:t>ref{</w:t>
        </w:r>
        <w:proofErr w:type="spellStart"/>
        <w:proofErr w:type="gramEnd"/>
        <w:r w:rsidRPr="006250B9">
          <w:rPr>
            <w:rFonts w:ascii="NimbusRomNo9L-Regu" w:hAnsi="NimbusRomNo9L-Regu" w:cs="NimbusRomNo9L-Regu"/>
            <w:sz w:val="20"/>
            <w:szCs w:val="20"/>
          </w:rPr>
          <w:t>sec:metabolic_scale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>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459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460" w:author="Matt" w:date="2014-08-26T13:45:00Z"/>
          <w:rFonts w:ascii="NimbusRomNo9L-Regu" w:hAnsi="NimbusRomNo9L-Regu" w:cs="NimbusRomNo9L-Regu"/>
          <w:sz w:val="20"/>
          <w:szCs w:val="20"/>
        </w:rPr>
      </w:pPr>
      <w:ins w:id="46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the age of resource depletion, the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efficiency of markets is attractive.</w:t>
        </w:r>
      </w:ins>
      <w:ins w:id="46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6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46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6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46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6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46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46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oday’s markets are a poor choice for </w:t>
        </w:r>
        <w:proofErr w:type="spellStart"/>
        <w:r w:rsidRPr="006250B9">
          <w:rPr>
            <w:rFonts w:ascii="NimbusRomNo9L-Regu" w:hAnsi="NimbusRomNo9L-Regu" w:cs="NimbusRomNo9L-Regu"/>
            <w:sz w:val="20"/>
            <w:szCs w:val="20"/>
          </w:rPr>
          <w:t>allocative</w:t>
        </w:r>
        <w:proofErr w:type="spellEnd"/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 decisions about scarce and difficult-to-substitute resources (such as oil)</w:t>
        </w:r>
      </w:ins>
      <w:ins w:id="470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47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472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473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474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 xml:space="preserve">Second </w:t>
      </w:r>
      <w:proofErr w:type="gramStart"/>
      <w:r>
        <w:t>paragraph  is</w:t>
      </w:r>
      <w:proofErr w:type="gramEnd"/>
      <w:r>
        <w:t xml:space="preserve">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475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476" w:author="Matt" w:date="2014-08-26T13:52:00Z"/>
        </w:rPr>
      </w:pPr>
      <w:ins w:id="477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478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479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480" w:author="Matt" w:date="2014-08-26T12:21:00Z"/>
        </w:rPr>
      </w:pPr>
      <w:ins w:id="481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482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483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ins w:id="484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had</w:t>
      </w:r>
      <w:proofErr w:type="gramEnd"/>
      <w:r>
        <w:rPr>
          <w:rFonts w:ascii="Helvetica" w:hAnsi="Helvetica" w:cs="Helvetica"/>
          <w:sz w:val="24"/>
          <w:szCs w:val="24"/>
        </w:rPr>
        <w:t xml:space="preserve">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</w:t>
      </w:r>
      <w:proofErr w:type="gramStart"/>
      <w:r>
        <w:rPr>
          <w:rFonts w:ascii="Helvetica" w:hAnsi="Helvetica" w:cs="Helvetica"/>
          <w:sz w:val="24"/>
          <w:szCs w:val="24"/>
        </w:rPr>
        <w:t>What</w:t>
      </w:r>
      <w:proofErr w:type="gramEnd"/>
      <w:r>
        <w:rPr>
          <w:rFonts w:ascii="Helvetica" w:hAnsi="Helvetica" w:cs="Helvetica"/>
          <w:sz w:val="24"/>
          <w:szCs w:val="24"/>
        </w:rPr>
        <w:t xml:space="preserve">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last</w:t>
      </w:r>
      <w:proofErr w:type="gramEnd"/>
      <w:r>
        <w:rPr>
          <w:rFonts w:ascii="Helvetica" w:hAnsi="Helvetica" w:cs="Helvetica"/>
          <w:sz w:val="24"/>
          <w:szCs w:val="24"/>
        </w:rPr>
        <w:t xml:space="preserve">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should</w:t>
      </w:r>
      <w:proofErr w:type="gramEnd"/>
      <w:r>
        <w:rPr>
          <w:rFonts w:ascii="Helvetica" w:hAnsi="Helvetica" w:cs="Helvetica"/>
          <w:sz w:val="24"/>
          <w:szCs w:val="24"/>
        </w:rPr>
        <w:t xml:space="preserve">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will</w:t>
      </w:r>
      <w:proofErr w:type="gramEnd"/>
      <w:r>
        <w:rPr>
          <w:rFonts w:ascii="Helvetica" w:hAnsi="Helvetica" w:cs="Helvetica"/>
          <w:sz w:val="24"/>
          <w:szCs w:val="24"/>
        </w:rPr>
        <w:t xml:space="preserve"> provide convenience and consistency and indicate the </w:t>
      </w:r>
      <w:proofErr w:type="spellStart"/>
      <w:r>
        <w:rPr>
          <w:rFonts w:ascii="Helvetica" w:hAnsi="Helvetica" w:cs="Helvetica"/>
          <w:sz w:val="24"/>
          <w:szCs w:val="24"/>
        </w:rPr>
        <w:t>interconnectness</w:t>
      </w:r>
      <w:proofErr w:type="spellEnd"/>
      <w:r>
        <w:rPr>
          <w:rFonts w:ascii="Helvetica" w:hAnsi="Helvetica" w:cs="Helvetica"/>
          <w:sz w:val="24"/>
          <w:szCs w:val="24"/>
        </w:rPr>
        <w:t xml:space="preserve">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economy</w:t>
      </w:r>
      <w:proofErr w:type="gramEnd"/>
      <w:r>
        <w:rPr>
          <w:rFonts w:ascii="Helvetica" w:hAnsi="Helvetica" w:cs="Helvetica"/>
          <w:sz w:val="24"/>
          <w:szCs w:val="24"/>
        </w:rPr>
        <w:t xml:space="preserve">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location</w:t>
      </w:r>
      <w:proofErr w:type="gramEnd"/>
      <w:r>
        <w:rPr>
          <w:rFonts w:ascii="Helvetica" w:hAnsi="Helvetica" w:cs="Helvetica"/>
          <w:sz w:val="24"/>
          <w:szCs w:val="24"/>
        </w:rPr>
        <w:t>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of</w:t>
      </w:r>
      <w:proofErr w:type="gramEnd"/>
      <w:r>
        <w:rPr>
          <w:rFonts w:ascii="Helvetica" w:hAnsi="Helvetica" w:cs="Helvetica"/>
          <w:sz w:val="24"/>
          <w:szCs w:val="24"/>
        </w:rPr>
        <w:t xml:space="preserve"> “stalling” growth. Until this information is available to markets, investment,</w:t>
      </w:r>
    </w:p>
    <w:p w14:paraId="66CBB9D5" w14:textId="7F629017" w:rsidR="003B54F3" w:rsidRPr="00C46917" w:rsidRDefault="003B54F3" w:rsidP="003B54F3">
      <w:pPr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Helvetica" w:hAnsi="Helvetica" w:cs="Helvetica"/>
          <w:sz w:val="24"/>
          <w:szCs w:val="24"/>
        </w:rPr>
        <w:t>consumption</w:t>
      </w:r>
      <w:proofErr w:type="gramEnd"/>
      <w:r>
        <w:rPr>
          <w:rFonts w:ascii="Helvetica" w:hAnsi="Helvetica" w:cs="Helvetica"/>
          <w:sz w:val="24"/>
          <w:szCs w:val="24"/>
        </w:rPr>
        <w:t>, and policy decisions will not lead to socially optimal outcomes</w:t>
      </w:r>
    </w:p>
    <w:sectPr w:rsidR="003B54F3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doNotDisplayPageBoundaries/>
  <w:proofState w:spelling="clean" w:grammar="clean"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B6BE3"/>
    <w:rsid w:val="00130D48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33A7E"/>
    <w:rsid w:val="00354B1C"/>
    <w:rsid w:val="003B54F3"/>
    <w:rsid w:val="00400053"/>
    <w:rsid w:val="00436F29"/>
    <w:rsid w:val="00495EE5"/>
    <w:rsid w:val="004E3A24"/>
    <w:rsid w:val="004F5C48"/>
    <w:rsid w:val="00577AC0"/>
    <w:rsid w:val="006022AD"/>
    <w:rsid w:val="00611EA1"/>
    <w:rsid w:val="006250B9"/>
    <w:rsid w:val="00651F5C"/>
    <w:rsid w:val="006B0F6A"/>
    <w:rsid w:val="006C4963"/>
    <w:rsid w:val="006D105F"/>
    <w:rsid w:val="00711979"/>
    <w:rsid w:val="007124E6"/>
    <w:rsid w:val="00745DF6"/>
    <w:rsid w:val="007646FB"/>
    <w:rsid w:val="007705BC"/>
    <w:rsid w:val="007839FD"/>
    <w:rsid w:val="007C1FE8"/>
    <w:rsid w:val="007C60A6"/>
    <w:rsid w:val="007D63E8"/>
    <w:rsid w:val="007F1C0D"/>
    <w:rsid w:val="00830BE8"/>
    <w:rsid w:val="0087437E"/>
    <w:rsid w:val="008A404E"/>
    <w:rsid w:val="008E5FD2"/>
    <w:rsid w:val="009354D9"/>
    <w:rsid w:val="00986136"/>
    <w:rsid w:val="009D7BF3"/>
    <w:rsid w:val="009E0FFC"/>
    <w:rsid w:val="009F52B8"/>
    <w:rsid w:val="009F5D45"/>
    <w:rsid w:val="00A25E34"/>
    <w:rsid w:val="00AD1BF7"/>
    <w:rsid w:val="00AD2FEC"/>
    <w:rsid w:val="00AE1FDC"/>
    <w:rsid w:val="00B06540"/>
    <w:rsid w:val="00B32A6D"/>
    <w:rsid w:val="00B7517D"/>
    <w:rsid w:val="00B95A7A"/>
    <w:rsid w:val="00BA7E1B"/>
    <w:rsid w:val="00BC1DD0"/>
    <w:rsid w:val="00BC5E91"/>
    <w:rsid w:val="00BD6C4E"/>
    <w:rsid w:val="00C00DD3"/>
    <w:rsid w:val="00C16FCD"/>
    <w:rsid w:val="00C24137"/>
    <w:rsid w:val="00C46917"/>
    <w:rsid w:val="00C95A5E"/>
    <w:rsid w:val="00C96CA8"/>
    <w:rsid w:val="00D009D4"/>
    <w:rsid w:val="00D03E3A"/>
    <w:rsid w:val="00D430C4"/>
    <w:rsid w:val="00D54946"/>
    <w:rsid w:val="00D709FA"/>
    <w:rsid w:val="00D928D4"/>
    <w:rsid w:val="00DC19F3"/>
    <w:rsid w:val="00DC4FBB"/>
    <w:rsid w:val="00DC6292"/>
    <w:rsid w:val="00E07A56"/>
    <w:rsid w:val="00E40325"/>
    <w:rsid w:val="00E5587C"/>
    <w:rsid w:val="00E564CB"/>
    <w:rsid w:val="00EA4170"/>
    <w:rsid w:val="00F16ECA"/>
    <w:rsid w:val="00F347E2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15F494-3080-0746-A6E7-34E9235A1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2545</Words>
  <Characters>14507</Characters>
  <Application>Microsoft Macintosh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17018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74</cp:revision>
  <dcterms:created xsi:type="dcterms:W3CDTF">2014-08-25T19:59:00Z</dcterms:created>
  <dcterms:modified xsi:type="dcterms:W3CDTF">2014-08-26T17:53:00Z</dcterms:modified>
</cp:coreProperties>
</file>