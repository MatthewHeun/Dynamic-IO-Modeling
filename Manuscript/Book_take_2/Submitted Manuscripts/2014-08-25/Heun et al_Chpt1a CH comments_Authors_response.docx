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proofErr w:type="spellStart"/>
      <w:r>
        <w:t>Heun</w:t>
      </w:r>
      <w:proofErr w:type="spellEnd"/>
      <w:r>
        <w:t xml:space="preserve"> et al.  </w:t>
      </w:r>
      <w:proofErr w:type="spellStart"/>
      <w:r>
        <w:t>Chapt</w:t>
      </w:r>
      <w:proofErr w:type="spellEnd"/>
      <w:r>
        <w:t xml:space="preserve">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</w:t>
        </w:r>
        <w:proofErr w:type="gramStart"/>
        <w:r>
          <w:rPr>
            <w:rFonts w:ascii="Helvetica" w:hAnsi="Helvetica" w:cs="Helvetica"/>
            <w:color w:val="000000"/>
            <w:sz w:val="16"/>
            <w:szCs w:val="16"/>
          </w:rPr>
          <w:t>.[</w:t>
        </w:r>
        <w:proofErr w:type="gramEnd"/>
        <w:r>
          <w:rPr>
            <w:rFonts w:ascii="Helvetica" w:hAnsi="Helvetica" w:cs="Helvetica"/>
            <w:color w:val="000000"/>
            <w:sz w:val="16"/>
            <w:szCs w:val="16"/>
          </w:rPr>
          <w:t>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This emerging paradigm is taking shape with the leadership of theorists such as Robert Ayres, Kenneth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Boulding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Robert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Costanza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Herman Daly, Charles Hall, Marina Fischer-Kowalski, and others. [****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others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the  economy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>Fix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Blair . (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Kopits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,  Steven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proofErr w:type="gramStart"/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011F28">
          <w:rPr>
            <w:rFonts w:ascii="Times New Roman" w:hAnsi="Times New Roman" w:cs="Times New Roman"/>
            <w:sz w:val="24"/>
            <w:szCs w:val="24"/>
          </w:rPr>
          <w:t>Kopits</w:t>
        </w:r>
      </w:ins>
      <w:proofErr w:type="spellEnd"/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  <w:proofErr w:type="gramEnd"/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2F552922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you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0" w:author="Matt" w:date="2014-08-25T20:22:00Z"/>
          <w:rFonts w:ascii="Times New Roman" w:hAnsi="Times New Roman" w:cs="Times New Roman"/>
          <w:sz w:val="24"/>
          <w:szCs w:val="24"/>
        </w:rPr>
      </w:pPr>
      <w:ins w:id="41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8-25T20:24:00Z"/>
          <w:rFonts w:ascii="NimbusRomNo9L-Regu" w:hAnsi="NimbusRomNo9L-Regu" w:cs="NimbusRomNo9L-Regu"/>
          <w:sz w:val="15"/>
          <w:szCs w:val="15"/>
        </w:rPr>
      </w:pPr>
      <w:proofErr w:type="gramStart"/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3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4:00Z"/>
          <w:rFonts w:ascii="NimbusRomNo9L-Regu" w:hAnsi="NimbusRomNo9L-Regu" w:cs="NimbusRomNo9L-Regu"/>
          <w:sz w:val="15"/>
          <w:szCs w:val="15"/>
        </w:rPr>
      </w:pPr>
      <w:ins w:id="45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8-25T20:2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15"/>
          <w:szCs w:val="15"/>
        </w:rPr>
        <w:t>p</w:t>
      </w:r>
      <w:proofErr w:type="gramEnd"/>
      <w:r>
        <w:rPr>
          <w:rFonts w:ascii="NimbusRomNo9L-Regu" w:hAnsi="NimbusRomNo9L-Regu" w:cs="NimbusRomNo9L-Regu"/>
          <w:sz w:val="15"/>
          <w:szCs w:val="15"/>
        </w:rPr>
        <w:t xml:space="preserve">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47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8-25T20:24:00Z"/>
          <w:rFonts w:ascii="NimbusRomNo9L-Regu" w:hAnsi="NimbusRomNo9L-Regu" w:cs="NimbusRomNo9L-Regu"/>
          <w:sz w:val="20"/>
          <w:szCs w:val="20"/>
        </w:rPr>
      </w:pPr>
      <w:ins w:id="49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50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 xml:space="preserve">“et. </w:t>
        </w:r>
        <w:proofErr w:type="gramStart"/>
        <w:r>
          <w:rPr>
            <w:rFonts w:ascii="NimbusRomNo9L-Regu" w:hAnsi="NimbusRomNo9L-Regu" w:cs="NimbusRomNo9L-Regu"/>
            <w:sz w:val="20"/>
            <w:szCs w:val="20"/>
          </w:rPr>
          <w:t>al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>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lastRenderedPageBreak/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3" w:author="Matt" w:date="2014-08-25T20:27:00Z"/>
          <w:rFonts w:ascii="NimbusRomNo9L-Regu" w:hAnsi="NimbusRomNo9L-Regu" w:cs="NimbusRomNo9L-Regu"/>
          <w:sz w:val="20"/>
          <w:szCs w:val="20"/>
        </w:rPr>
      </w:pPr>
      <w:ins w:id="54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7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and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8:00Z"/>
          <w:rFonts w:ascii="NimbusRomNo9L-Regu" w:hAnsi="NimbusRomNo9L-Regu" w:cs="NimbusRomNo9L-Regu"/>
          <w:sz w:val="17"/>
          <w:szCs w:val="17"/>
        </w:rPr>
      </w:pPr>
      <w:ins w:id="58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59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62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592B52E7" w14:textId="786DE0AE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4" w:author="Matt" w:date="2014-08-25T20:28:00Z"/>
          <w:rFonts w:ascii="NimbusRomNo9L-Regu" w:hAnsi="NimbusRomNo9L-Regu" w:cs="NimbusRomNo9L-Regu"/>
          <w:sz w:val="17"/>
          <w:szCs w:val="17"/>
        </w:rPr>
      </w:pPr>
      <w:ins w:id="65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There are several places in Chapter 1 where we need to obtain permission to use</w:t>
        </w:r>
      </w:ins>
      <w:ins w:id="66" w:author="Matt" w:date="2014-08-25T20:29:00Z">
        <w:r w:rsidR="00130D48">
          <w:rPr>
            <w:rFonts w:ascii="NimbusRomNo9L-Regu" w:hAnsi="NimbusRomNo9L-Regu" w:cs="NimbusRomNo9L-Regu"/>
            <w:sz w:val="17"/>
            <w:szCs w:val="17"/>
          </w:rPr>
          <w:t xml:space="preserve"> images. </w:t>
        </w:r>
        <w:r w:rsidR="00E07A56">
          <w:rPr>
            <w:rFonts w:ascii="NimbusRomNo9L-Regu" w:hAnsi="NimbusRomNo9L-Regu" w:cs="NimbusRomNo9L-Regu"/>
            <w:sz w:val="17"/>
            <w:szCs w:val="17"/>
          </w:rPr>
          <w:t>Will Springer (David Packer) assist with this?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8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0" w:author="Matt" w:date="2014-08-25T20:29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to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use this photograph, because it is from the US national archives.  &lt;&lt;&lt;&lt;&lt;&lt;&lt;&lt;&lt;&lt;&lt;&lt;</w:t>
      </w:r>
      <w:proofErr w:type="gramStart"/>
      <w:r>
        <w:rPr>
          <w:rFonts w:ascii="NimbusRomNo9L-Regu" w:hAnsi="NimbusRomNo9L-Regu" w:cs="NimbusRomNo9L-Regu"/>
          <w:sz w:val="17"/>
          <w:szCs w:val="17"/>
        </w:rPr>
        <w:t>all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71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72" w:author="Matt" w:date="2014-08-25T20:43:00Z"/>
          <w:rFonts w:ascii="NimbusRomNo9L-Regu" w:hAnsi="NimbusRomNo9L-Regu" w:cs="NimbusRomNo9L-Regu"/>
          <w:sz w:val="17"/>
          <w:szCs w:val="17"/>
        </w:rPr>
      </w:pPr>
      <w:ins w:id="73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74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9:00Z"/>
          <w:rFonts w:ascii="NimbusRomNo9L-Regu" w:hAnsi="NimbusRomNo9L-Regu" w:cs="NimbusRomNo9L-Regu"/>
          <w:sz w:val="17"/>
          <w:szCs w:val="17"/>
        </w:rPr>
      </w:pPr>
      <w:ins w:id="76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77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78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>Oil prices and production.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Recreate this graph from our own data? </w:t>
      </w:r>
      <w:bookmarkStart w:id="80" w:name="OLE_LINK8"/>
      <w:bookmarkStart w:id="81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82" w:author="Matt" w:date="2014-08-25T20:46:00Z"/>
          <w:rFonts w:ascii="txtt" w:hAnsi="txtt" w:cs="txtt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theoildrum.com</w:t>
      </w:r>
      <w:proofErr w:type="gramEnd"/>
      <w:r>
        <w:rPr>
          <w:rFonts w:ascii="txtt" w:hAnsi="txtt" w:cs="txtt"/>
          <w:sz w:val="17"/>
          <w:szCs w:val="17"/>
        </w:rPr>
        <w:t>/node/8162</w:t>
      </w:r>
      <w:bookmarkEnd w:id="80"/>
      <w:bookmarkEnd w:id="81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83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84" w:author="Matt" w:date="2014-08-25T20:53:00Z"/>
          <w:rFonts w:ascii="txtt" w:hAnsi="txtt" w:cs="txtt"/>
          <w:sz w:val="17"/>
          <w:szCs w:val="17"/>
        </w:rPr>
      </w:pPr>
      <w:ins w:id="85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86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87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88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1960  could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89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90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BE0479F" w14:textId="7CC7C663" w:rsidR="001E4037" w:rsidRPr="001E4037" w:rsidRDefault="001E4037" w:rsidP="001E4037">
      <w:pPr>
        <w:rPr>
          <w:ins w:id="91" w:author="Matt" w:date="2014-08-25T21:05:00Z"/>
          <w:rFonts w:ascii="NimbusRomNo9L-Regu" w:hAnsi="NimbusRomNo9L-Regu" w:cs="NimbusRomNo9L-Regu"/>
          <w:sz w:val="20"/>
          <w:szCs w:val="20"/>
        </w:rPr>
      </w:pPr>
      <w:ins w:id="92" w:author="Matt" w:date="2014-08-25T21:05:00Z">
        <w:r>
          <w:rPr>
            <w:rFonts w:ascii="NimbusRomNo9L-Regu" w:hAnsi="NimbusRomNo9L-Regu" w:cs="NimbusRomNo9L-Regu"/>
            <w:sz w:val="20"/>
            <w:szCs w:val="20"/>
          </w:rPr>
          <w:t>Now changed to “</w:t>
        </w:r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>
          <w:rPr>
            <w:rFonts w:ascii="NimbusRomNo9L-Regu" w:hAnsi="NimbusRomNo9L-Regu" w:cs="NimbusRomNo9L-Regu"/>
            <w:sz w:val="20"/>
            <w:szCs w:val="20"/>
          </w:rPr>
          <w:t>…”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9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9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9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586A59C" w14:textId="7777777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96" w:author="Matt" w:date="2014-08-25T21:06:00Z"/>
          <w:rFonts w:ascii="NimbusRomNo9L-Regu" w:hAnsi="NimbusRomNo9L-Regu" w:cs="NimbusRomNo9L-Regu"/>
          <w:sz w:val="20"/>
          <w:szCs w:val="20"/>
        </w:rPr>
      </w:pPr>
      <w:ins w:id="9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 “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2CF53143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98" w:author="Matt" w:date="2014-08-25T21:06:00Z"/>
          <w:rFonts w:ascii="NimbusRomNo9L-Regu" w:hAnsi="NimbusRomNo9L-Regu" w:cs="NimbusRomNo9L-Regu"/>
          <w:sz w:val="20"/>
          <w:szCs w:val="20"/>
        </w:rPr>
      </w:pPr>
      <w:proofErr w:type="gramStart"/>
      <w:ins w:id="99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>oil</w:t>
        </w:r>
        <w:proofErr w:type="gramEnd"/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  <w:r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00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01" w:author="Matt" w:date="2014-08-25T21:08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02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03" w:author="Matt" w:date="2014-08-25T21:08:00Z"/>
          <w:rFonts w:ascii="Times New Roman" w:hAnsi="Times New Roman" w:cs="Times New Roman"/>
          <w:sz w:val="24"/>
          <w:szCs w:val="24"/>
          <w:rPrChange w:id="104" w:author="Matt" w:date="2014-08-26T19:52:00Z">
            <w:rPr>
              <w:ins w:id="105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06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CB36C6B" w14:textId="0A53496C" w:rsidR="00145BAC" w:rsidRPr="00C21B64" w:rsidRDefault="00BC5E91" w:rsidP="00D03E3A">
      <w:pPr>
        <w:autoSpaceDE w:val="0"/>
        <w:autoSpaceDN w:val="0"/>
        <w:adjustRightInd w:val="0"/>
        <w:spacing w:after="0" w:line="240" w:lineRule="auto"/>
        <w:rPr>
          <w:ins w:id="107" w:author="Matt" w:date="2014-08-25T21:10:00Z"/>
          <w:rFonts w:ascii="NimbusRomNo9L-Regu" w:hAnsi="NimbusRomNo9L-Regu" w:cs="NimbusRomNo9L-Regu"/>
          <w:b/>
          <w:sz w:val="32"/>
          <w:szCs w:val="20"/>
          <w:rPrChange w:id="108" w:author="Matt" w:date="2014-08-26T19:57:00Z">
            <w:rPr>
              <w:ins w:id="109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10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1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  <w:r w:rsidR="007839FD" w:rsidRPr="00C21B64">
          <w:rPr>
            <w:rFonts w:ascii="NimbusRomNo9L-Regu" w:hAnsi="NimbusRomNo9L-Regu" w:cs="NimbusRomNo9L-Regu"/>
            <w:b/>
            <w:sz w:val="32"/>
            <w:szCs w:val="20"/>
            <w:rPrChange w:id="11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1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="007839FD" w:rsidRPr="00C21B64">
          <w:rPr>
            <w:rFonts w:ascii="NimbusRomNo9L-Regu" w:hAnsi="NimbusRomNo9L-Regu" w:cs="NimbusRomNo9L-Regu"/>
            <w:b/>
            <w:sz w:val="32"/>
            <w:szCs w:val="20"/>
            <w:rPrChange w:id="11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15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1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17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1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19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2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21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2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23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2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25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2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2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2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29" w:author="Matt" w:date="2014-08-25T21:10:00Z"/>
          <w:rFonts w:ascii="NimbusRomNo9L-Regu" w:hAnsi="NimbusRomNo9L-Regu" w:cs="NimbusRomNo9L-Regu"/>
          <w:sz w:val="20"/>
          <w:szCs w:val="20"/>
        </w:rPr>
      </w:pPr>
      <w:ins w:id="130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31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32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33" w:author="Matt" w:date="2014-08-25T21:10:00Z"/>
          <w:rFonts w:ascii="NimbusRomNo9L-Regu" w:hAnsi="NimbusRomNo9L-Regu" w:cs="NimbusRomNo9L-Regu"/>
          <w:b/>
          <w:sz w:val="32"/>
          <w:szCs w:val="20"/>
          <w:rPrChange w:id="134" w:author="Matt" w:date="2014-08-26T19:57:00Z">
            <w:rPr>
              <w:ins w:id="135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proofErr w:type="gramStart"/>
      <w:ins w:id="136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37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</w:t>
        </w:r>
        <w:proofErr w:type="gramEnd"/>
        <w:r w:rsidRPr="00C21B64">
          <w:rPr>
            <w:rFonts w:ascii="NimbusRomNo9L-Regu" w:hAnsi="NimbusRomNo9L-Regu" w:cs="NimbusRomNo9L-Regu"/>
            <w:b/>
            <w:sz w:val="32"/>
            <w:szCs w:val="20"/>
            <w:rPrChange w:id="13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39" w:author="Matt" w:date="2014-08-25T21:10:00Z"/>
          <w:rFonts w:ascii="NimbusRomNo9L-Regu" w:hAnsi="NimbusRomNo9L-Regu" w:cs="NimbusRomNo9L-Regu"/>
          <w:b/>
          <w:sz w:val="32"/>
          <w:szCs w:val="20"/>
          <w:rPrChange w:id="140" w:author="Matt" w:date="2014-08-26T19:57:00Z">
            <w:rPr>
              <w:ins w:id="141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42" w:author="Matt" w:date="2014-08-25T21:08:00Z"/>
          <w:rFonts w:ascii="NimbusRomNo9L-Regu" w:hAnsi="NimbusRomNo9L-Regu" w:cs="NimbusRomNo9L-Regu"/>
          <w:b/>
          <w:sz w:val="32"/>
          <w:szCs w:val="20"/>
          <w:rPrChange w:id="143" w:author="Matt" w:date="2014-08-26T19:57:00Z">
            <w:rPr>
              <w:ins w:id="144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5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47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48" w:author="Matt" w:date="2014-08-26T19:53:00Z"/>
          <w:rFonts w:ascii="Times New Roman" w:hAnsi="Times New Roman" w:cs="Times New Roman"/>
          <w:sz w:val="24"/>
          <w:szCs w:val="24"/>
        </w:rPr>
      </w:pPr>
      <w:ins w:id="149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50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Low cost share.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</w:t>
      </w:r>
      <w:bookmarkStart w:id="151" w:name="OLE_LINK10"/>
      <w:bookmarkStart w:id="152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5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54" w:author="Matt" w:date="2014-08-25T21:28:00Z"/>
          <w:rFonts w:ascii="NimbusRomNo9L-Regu" w:hAnsi="NimbusRomNo9L-Regu" w:cs="NimbusRomNo9L-Regu"/>
          <w:sz w:val="20"/>
          <w:szCs w:val="20"/>
        </w:rPr>
      </w:pPr>
      <w:ins w:id="155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56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57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58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59" w:author="Matt" w:date="2014-08-25T21:28:00Z"/>
          <w:rFonts w:ascii="NimbusRomNo9L-Regu" w:hAnsi="NimbusRomNo9L-Regu" w:cs="NimbusRomNo9L-Regu"/>
          <w:sz w:val="20"/>
          <w:szCs w:val="20"/>
        </w:rPr>
      </w:pPr>
      <w:ins w:id="16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61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6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63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6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based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65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6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not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67" w:author="Matt" w:date="2014-08-25T21:28:00Z"/>
          <w:rFonts w:ascii="NimbusRomNo9L-Regu" w:hAnsi="NimbusRomNo9L-Regu" w:cs="NimbusRomNo9L-Regu"/>
          <w:sz w:val="20"/>
          <w:szCs w:val="20"/>
        </w:rPr>
      </w:pPr>
      <w:ins w:id="16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69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7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1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7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3" w:author="Matt" w:date="2014-08-25T21:28:00Z"/>
          <w:rFonts w:ascii="NimbusRomNo9L-Regu" w:hAnsi="NimbusRomNo9L-Regu" w:cs="NimbusRomNo9L-Regu"/>
          <w:sz w:val="20"/>
          <w:szCs w:val="20"/>
        </w:rPr>
      </w:pPr>
      <w:ins w:id="17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5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7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7" w:author="Matt" w:date="2014-08-25T21:28:00Z"/>
          <w:rFonts w:ascii="NimbusRomNo9L-Regu" w:hAnsi="NimbusRomNo9L-Regu" w:cs="NimbusRomNo9L-Regu"/>
          <w:sz w:val="20"/>
          <w:szCs w:val="20"/>
        </w:rPr>
      </w:pPr>
      <w:ins w:id="17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79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8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1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8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by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3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8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5" w:author="Matt" w:date="2014-08-25T21:28:00Z"/>
          <w:rFonts w:ascii="NimbusRomNo9L-Regu" w:hAnsi="NimbusRomNo9L-Regu" w:cs="NimbusRomNo9L-Regu"/>
          <w:sz w:val="20"/>
          <w:szCs w:val="20"/>
        </w:rPr>
      </w:pPr>
      <w:ins w:id="18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7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8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is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9" w:author="Matt" w:date="2014-08-25T21:29:00Z"/>
          <w:rFonts w:ascii="NimbusRomNo9L-Regu" w:hAnsi="NimbusRomNo9L-Regu" w:cs="NimbusRomNo9L-Regu"/>
          <w:sz w:val="20"/>
          <w:szCs w:val="20"/>
        </w:rPr>
      </w:pPr>
      <w:proofErr w:type="gramStart"/>
      <w:ins w:id="19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191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2" w:author="Matt" w:date="2014-08-25T21:28:00Z"/>
          <w:rFonts w:ascii="NimbusRomNo9L-Regu" w:hAnsi="NimbusRomNo9L-Regu" w:cs="NimbusRomNo9L-Regu"/>
          <w:sz w:val="20"/>
          <w:szCs w:val="20"/>
        </w:rPr>
      </w:pPr>
      <w:ins w:id="19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9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>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9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97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98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it usually EVENTUALLY REFLECTED IN   cost</w:t>
      </w:r>
    </w:p>
    <w:bookmarkEnd w:id="151"/>
    <w:bookmarkEnd w:id="152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19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00" w:author="Matt" w:date="2014-08-25T21:23:00Z"/>
          <w:rFonts w:ascii="NimbusRomNo9L-Regu" w:hAnsi="NimbusRomNo9L-Regu" w:cs="NimbusRomNo9L-Regu"/>
          <w:sz w:val="20"/>
          <w:szCs w:val="20"/>
        </w:rPr>
      </w:pPr>
      <w:ins w:id="201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02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03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19, Fig. 2] In other words,  ……Actually this is misleading because the value of 100:1 is not for extracting oil but for finding it. The values for US are given in Guilford et al.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aboput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28:1 in 1970s to 10:1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2007)v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and for the world (publically traded) in Gagnon et al. 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36:1 in 1990s to 18:1 in 2006 or so.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04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05" w:author="Matt" w:date="2014-08-26T11:55:00Z"/>
          <w:rFonts w:ascii="NimbusRomNo9L-Regu" w:hAnsi="NimbusRomNo9L-Regu" w:cs="NimbusRomNo9L-Regu"/>
          <w:sz w:val="20"/>
          <w:szCs w:val="20"/>
        </w:rPr>
      </w:pPr>
      <w:ins w:id="206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0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08" w:author="Matt" w:date="2014-08-26T11:55:00Z"/>
          <w:rFonts w:ascii="NimbusRomNo9L-Regu" w:hAnsi="NimbusRomNo9L-Regu" w:cs="NimbusRomNo9L-Regu"/>
          <w:sz w:val="20"/>
          <w:szCs w:val="20"/>
        </w:rPr>
      </w:pPr>
      <w:ins w:id="20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Turning again to our oil example, 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10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1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12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1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14" w:author="Matt" w:date="2014-08-26T11:55:00Z"/>
          <w:rFonts w:ascii="NimbusRomNo9L-Regu" w:hAnsi="NimbusRomNo9L-Regu" w:cs="NimbusRomNo9L-Regu"/>
          <w:sz w:val="20"/>
          <w:szCs w:val="20"/>
        </w:rPr>
      </w:pPr>
      <w:ins w:id="21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16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1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18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1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0" w:author="Matt" w:date="2014-08-26T11:55:00Z"/>
          <w:rFonts w:ascii="NimbusRomNo9L-Regu" w:hAnsi="NimbusRomNo9L-Regu" w:cs="NimbusRomNo9L-Regu"/>
          <w:sz w:val="20"/>
          <w:szCs w:val="20"/>
        </w:rPr>
      </w:pPr>
      <w:ins w:id="22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In other words, it takes </w:t>
        </w:r>
        <w:proofErr w:type="gramStart"/>
        <w:r w:rsidRPr="009D7BF3">
          <w:rPr>
            <w:rFonts w:ascii="NimbusRomNo9L-Regu" w:hAnsi="NimbusRomNo9L-Regu" w:cs="NimbusRomNo9L-Regu"/>
            <w:sz w:val="20"/>
            <w:szCs w:val="20"/>
          </w:rPr>
          <w:t>about twice as much energy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2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2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4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2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6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27" w:author="Matt" w:date="2014-08-26T12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228" w:name="OLE_LINK12"/>
      <w:bookmarkStart w:id="229" w:name="OLE_LINK13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228"/>
      <w:bookmarkEnd w:id="229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theowners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30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231" w:author="Matt" w:date="2014-08-26T12:11:00Z"/>
          <w:rFonts w:ascii="NimbusRomNo9L-Regu" w:hAnsi="NimbusRomNo9L-Regu" w:cs="NimbusRomNo9L-Regu"/>
          <w:sz w:val="20"/>
          <w:szCs w:val="20"/>
        </w:rPr>
      </w:pPr>
      <w:ins w:id="232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233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34" w:author="Matt" w:date="2014-08-26T12:11:00Z"/>
          <w:rFonts w:ascii="NimbusRomNo9L-Regu" w:hAnsi="NimbusRomNo9L-Regu" w:cs="NimbusRomNo9L-Regu"/>
          <w:sz w:val="20"/>
          <w:szCs w:val="20"/>
        </w:rPr>
      </w:pPr>
      <w:ins w:id="23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 early 19$^{</w:t>
        </w:r>
        <w:proofErr w:type="spellStart"/>
        <w:proofErr w:type="gramStart"/>
        <w:r w:rsidRPr="007124E6">
          <w:rPr>
            <w:rFonts w:ascii="NimbusRomNo9L-Regu" w:hAnsi="NimbusRomNo9L-Regu" w:cs="NimbusRomNo9L-Regu"/>
            <w:sz w:val="20"/>
            <w:szCs w:val="20"/>
          </w:rPr>
          <w:t>th</w:t>
        </w:r>
        <w:proofErr w:type="spellEnd"/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36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237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principle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38" w:author="Matt" w:date="2014-08-26T12:11:00Z"/>
          <w:rFonts w:ascii="NimbusRomNo9L-Regu" w:hAnsi="NimbusRomNo9L-Regu" w:cs="NimbusRomNo9L-Regu"/>
          <w:sz w:val="20"/>
          <w:szCs w:val="20"/>
        </w:rPr>
      </w:pPr>
      <w:ins w:id="23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40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24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42" w:author="Matt" w:date="2014-08-26T12:11:00Z"/>
          <w:rFonts w:ascii="NimbusRomNo9L-Regu" w:hAnsi="NimbusRomNo9L-Regu" w:cs="NimbusRomNo9L-Regu"/>
          <w:sz w:val="20"/>
          <w:szCs w:val="20"/>
        </w:rPr>
      </w:pPr>
      <w:ins w:id="243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44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24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46" w:author="Matt" w:date="2014-08-26T12:11:00Z"/>
          <w:rFonts w:ascii="NimbusRomNo9L-Regu" w:hAnsi="NimbusRomNo9L-Regu" w:cs="NimbusRomNo9L-Regu"/>
          <w:sz w:val="20"/>
          <w:szCs w:val="20"/>
        </w:rPr>
      </w:pPr>
      <w:ins w:id="247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48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that</w:t>
      </w:r>
      <w:proofErr w:type="gramEnd"/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has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lower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49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250" w:author="Matt" w:date="2014-08-26T12:19:00Z"/>
          <w:rFonts w:ascii="Times New Roman" w:hAnsi="Times New Roman" w:cs="Times New Roman"/>
          <w:sz w:val="24"/>
          <w:szCs w:val="24"/>
          <w:rPrChange w:id="251" w:author="Matt" w:date="2014-08-26T19:54:00Z">
            <w:rPr>
              <w:ins w:id="252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53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54" w:author="Matt" w:date="2014-08-26T12:19:00Z"/>
          <w:rFonts w:ascii="NimbusRomNo9L-Medi" w:hAnsi="NimbusRomNo9L-Medi" w:cs="NimbusRomNo9L-Medi"/>
          <w:b/>
          <w:sz w:val="32"/>
          <w:szCs w:val="32"/>
          <w:rPrChange w:id="255" w:author="Matt" w:date="2014-08-26T19:54:00Z">
            <w:rPr>
              <w:ins w:id="256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proofErr w:type="spellStart"/>
      <w:ins w:id="257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5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</w:t>
        </w:r>
        <w:proofErr w:type="spellEnd"/>
        <w:r w:rsidRPr="00145BAC">
          <w:rPr>
            <w:rFonts w:ascii="NimbusRomNo9L-Medi" w:hAnsi="NimbusRomNo9L-Medi" w:cs="NimbusRomNo9L-Medi"/>
            <w:b/>
            <w:sz w:val="32"/>
            <w:szCs w:val="32"/>
            <w:rPrChange w:id="259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. Cleveland and O’Connor indicate that shale oil has EROI between 1:1 and 2:1</w:t>
        </w:r>
      </w:ins>
      <w:ins w:id="260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26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262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6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264" w:name="OLE_LINK14"/>
        <w:bookmarkStart w:id="265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26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264"/>
        <w:bookmarkEnd w:id="265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67" w:author="Matt" w:date="2014-08-26T12:31:00Z"/>
          <w:rFonts w:ascii="NimbusRomNo9L-Medi" w:hAnsi="NimbusRomNo9L-Medi" w:cs="NimbusRomNo9L-Medi"/>
          <w:b/>
          <w:sz w:val="32"/>
          <w:szCs w:val="32"/>
          <w:rPrChange w:id="268" w:author="Matt" w:date="2014-08-26T19:54:00Z">
            <w:rPr>
              <w:ins w:id="269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270" w:author="Matt" w:date="2014-08-26T12:19:00Z"/>
          <w:rFonts w:ascii="NimbusRomNo9L-Medi" w:hAnsi="NimbusRomNo9L-Medi" w:cs="NimbusRomNo9L-Medi"/>
          <w:b/>
          <w:sz w:val="32"/>
          <w:szCs w:val="32"/>
          <w:rPrChange w:id="271" w:author="Matt" w:date="2014-08-26T19:54:00Z">
            <w:rPr>
              <w:ins w:id="272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73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74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75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276" w:author="Matt" w:date="2014-08-26T19:54:00Z"/>
          <w:rFonts w:ascii="Times New Roman" w:hAnsi="Times New Roman" w:cs="Times New Roman"/>
          <w:sz w:val="24"/>
          <w:szCs w:val="24"/>
        </w:rPr>
      </w:pPr>
      <w:ins w:id="277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78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79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8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world</w:t>
      </w:r>
      <w:proofErr w:type="gramEnd"/>
      <w:r>
        <w:rPr>
          <w:rFonts w:ascii="txtt" w:hAnsi="txtt" w:cs="txtt"/>
          <w:sz w:val="17"/>
          <w:szCs w:val="17"/>
        </w:rPr>
        <w:t xml:space="preserve">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obtain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this data and plot it similarly? ****</w:t>
      </w:r>
      <w:r>
        <w:t xml:space="preserve">  &gt;&gt;&gt;</w:t>
      </w:r>
      <w:proofErr w:type="gramStart"/>
      <w:r>
        <w:t>again</w:t>
      </w:r>
      <w:proofErr w:type="gramEnd"/>
      <w:r>
        <w:t xml:space="preserve">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81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82" w:author="Matt" w:date="2014-08-26T12:33:00Z"/>
        </w:rPr>
      </w:pPr>
      <w:ins w:id="283" w:author="Matt" w:date="2014-08-26T12:33:00Z">
        <w:r>
          <w:t>OK. We</w:t>
        </w:r>
      </w:ins>
      <w:ins w:id="284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85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consequence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86" w:author="Matt" w:date="2014-08-26T12:3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and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100 years ago. It Not 100 (see Gilford et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al )</w:t>
      </w:r>
      <w:proofErr w:type="gramEnd"/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87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88" w:author="Matt" w:date="2014-08-26T12:40:00Z"/>
          <w:rFonts w:ascii="NimbusRomNo9L-Regu" w:hAnsi="NimbusRomNo9L-Regu" w:cs="NimbusRomNo9L-Regu"/>
          <w:sz w:val="20"/>
          <w:szCs w:val="20"/>
        </w:rPr>
      </w:pPr>
      <w:ins w:id="289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90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91" w:author="Matt" w:date="2014-08-26T12:40:00Z"/>
          <w:rFonts w:ascii="NimbusRomNo9L-Regu" w:hAnsi="NimbusRomNo9L-Regu" w:cs="NimbusRomNo9L-Regu"/>
          <w:sz w:val="20"/>
          <w:szCs w:val="20"/>
        </w:rPr>
      </w:pPr>
      <w:ins w:id="292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93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94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95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96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97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98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99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0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1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02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apply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to any non-renewable material (e.g. copper, fish, soil, timber) or energy stock </w:t>
      </w:r>
      <w:bookmarkStart w:id="303" w:name="OLE_LINK16"/>
      <w:bookmarkStart w:id="304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303"/>
      <w:bookmarkEnd w:id="304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05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06" w:author="Matt" w:date="2014-08-26T12:41:00Z"/>
          <w:rFonts w:ascii="NimbusRomNo9L-Regu" w:hAnsi="NimbusRomNo9L-Regu" w:cs="NimbusRomNo9L-Regu"/>
          <w:sz w:val="20"/>
          <w:szCs w:val="20"/>
        </w:rPr>
      </w:pPr>
      <w:ins w:id="307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08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09" w:author="Matt" w:date="2014-08-26T12:41:00Z"/>
          <w:rFonts w:ascii="NimbusRomNo9L-Regu" w:hAnsi="NimbusRomNo9L-Regu" w:cs="NimbusRomNo9L-Regu"/>
          <w:sz w:val="20"/>
          <w:szCs w:val="20"/>
        </w:rPr>
      </w:pPr>
      <w:ins w:id="31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11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312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13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314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any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15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316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17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318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19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32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1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322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Fig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15  What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does free cash flow OF mean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vs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23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3883C5FD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324" w:author="Matt" w:date="2014-08-26T12:56:00Z"/>
          <w:rFonts w:ascii="NimbusRomNo9L-Regu" w:hAnsi="NimbusRomNo9L-Regu" w:cs="NimbusRomNo9L-Regu"/>
          <w:sz w:val="20"/>
          <w:szCs w:val="20"/>
        </w:rPr>
      </w:pPr>
      <w:ins w:id="325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326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327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328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329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</w:t>
        </w:r>
        <w:proofErr w:type="gramStart"/>
        <w:r w:rsidR="00495EE5">
          <w:rPr>
            <w:rFonts w:ascii="NimbusRomNo9L-Regu" w:hAnsi="NimbusRomNo9L-Regu" w:cs="NimbusRomNo9L-Regu"/>
            <w:sz w:val="20"/>
            <w:szCs w:val="20"/>
          </w:rPr>
          <w:t>say</w:t>
        </w:r>
        <w:proofErr w:type="gramEnd"/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“free cash flow of Exxon,” for example.</w:t>
        </w:r>
      </w:ins>
      <w:ins w:id="330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itself uses the preposition “of.” I have left the wording 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31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32" w:author="Matt" w:date="2014-08-26T12:52:00Z"/>
          <w:rFonts w:ascii="NimbusRomNo9L-Regu" w:hAnsi="NimbusRomNo9L-Regu" w:cs="NimbusRomNo9L-Regu"/>
          <w:sz w:val="20"/>
          <w:szCs w:val="20"/>
        </w:rPr>
      </w:pPr>
      <w:ins w:id="333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34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35" w:author="Matt" w:date="2014-08-26T12:50:00Z"/>
          <w:rFonts w:ascii="NimbusRomNo9L-Regu" w:hAnsi="NimbusRomNo9L-Regu" w:cs="NimbusRomNo9L-Regu"/>
          <w:sz w:val="20"/>
          <w:szCs w:val="20"/>
        </w:rPr>
      </w:pPr>
      <w:ins w:id="336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337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338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39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40" w:author="Matt" w:date="2014-08-26T12:50:00Z"/>
          <w:rFonts w:ascii="NimbusRomNo9L-Regu" w:hAnsi="NimbusRomNo9L-Regu" w:cs="NimbusRomNo9L-Regu"/>
          <w:sz w:val="20"/>
          <w:szCs w:val="20"/>
        </w:rPr>
      </w:pPr>
      <w:ins w:id="341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</w:t>
        </w:r>
        <w:proofErr w:type="spellStart"/>
        <w:r>
          <w:rPr>
            <w:rFonts w:ascii="NimbusRomNo9L-Regu" w:hAnsi="NimbusRomNo9L-Regu" w:cs="NimbusRomNo9L-Regu"/>
            <w:sz w:val="20"/>
            <w:szCs w:val="20"/>
          </w:rPr>
          <w:t>investopedia</w:t>
        </w:r>
        <w:proofErr w:type="spellEnd"/>
        <w:r>
          <w:rPr>
            <w:rFonts w:ascii="NimbusRomNo9L-Regu" w:hAnsi="NimbusRomNo9L-Regu" w:cs="NimbusRomNo9L-Regu"/>
            <w:sz w:val="20"/>
            <w:szCs w:val="20"/>
          </w:rPr>
          <w:t xml:space="preserve">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 xml:space="preserve">Some believe that Wall Street focuses myopically on earnings while ignoring the "real" cash that a firm generates. </w:t>
        </w:r>
        <w:proofErr w:type="gramStart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Earnings can often be clouded by accounting gimmicks</w:t>
        </w:r>
        <w:proofErr w:type="gramEnd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42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43" w:author="Matt" w:date="2014-08-26T12:48:00Z"/>
          <w:rFonts w:ascii="NimbusRomNo9L-Regu" w:hAnsi="NimbusRomNo9L-Regu" w:cs="NimbusRomNo9L-Regu"/>
          <w:sz w:val="20"/>
          <w:szCs w:val="20"/>
        </w:rPr>
      </w:pPr>
      <w:ins w:id="344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345" w:author="Matt" w:date="2014-08-26T12:49:00Z"/>
          <w:rFonts w:ascii="NimbusRomNo9L-Regu" w:hAnsi="NimbusRomNo9L-Regu" w:cs="NimbusRomNo9L-Regu"/>
          <w:sz w:val="20"/>
          <w:szCs w:val="20"/>
        </w:rPr>
      </w:pPr>
      <w:ins w:id="346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347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348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349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350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351" w:author="Matt" w:date="2014-08-26T12:53:00Z"/>
          <w:rFonts w:ascii="NimbusRomNo9L-Regu" w:hAnsi="NimbusRomNo9L-Regu" w:cs="NimbusRomNo9L-Regu"/>
          <w:sz w:val="20"/>
          <w:szCs w:val="20"/>
        </w:rPr>
      </w:pPr>
      <w:ins w:id="352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353" w:author="Matt" w:date="2014-08-26T12:43:00Z"/>
          <w:rFonts w:ascii="NimbusRomNo9L-Regu" w:hAnsi="NimbusRomNo9L-Regu" w:cs="NimbusRomNo9L-Regu"/>
          <w:sz w:val="20"/>
          <w:szCs w:val="20"/>
        </w:rPr>
      </w:pPr>
      <w:ins w:id="354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55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They are making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less profits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56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57" w:author="Matt" w:date="2014-08-26T13:06:00Z"/>
          <w:rFonts w:ascii="NimbusRomNo9L-Regu" w:hAnsi="NimbusRomNo9L-Regu" w:cs="NimbusRomNo9L-Regu"/>
          <w:sz w:val="20"/>
          <w:szCs w:val="20"/>
        </w:rPr>
      </w:pPr>
      <w:ins w:id="358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59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60" w:author="Matt" w:date="2014-08-26T13:07:00Z"/>
          <w:rFonts w:ascii="NimbusRomNo9L-Regu" w:hAnsi="NimbusRomNo9L-Regu" w:cs="NimbusRomNo9L-Regu"/>
          <w:sz w:val="20"/>
          <w:szCs w:val="20"/>
        </w:rPr>
      </w:pPr>
      <w:ins w:id="36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62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6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64" w:author="Matt" w:date="2014-08-26T13:07:00Z"/>
          <w:rFonts w:ascii="NimbusRomNo9L-Regu" w:hAnsi="NimbusRomNo9L-Regu" w:cs="NimbusRomNo9L-Regu"/>
          <w:sz w:val="20"/>
          <w:szCs w:val="20"/>
        </w:rPr>
      </w:pPr>
      <w:ins w:id="36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Figure~\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fig:oil_company_free_cash_flow</w:t>
        </w:r>
        <w:proofErr w:type="spell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66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6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68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6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0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7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2" w:author="Matt" w:date="2014-08-26T13:07:00Z"/>
          <w:rFonts w:ascii="NimbusRomNo9L-Regu" w:hAnsi="NimbusRomNo9L-Regu" w:cs="NimbusRomNo9L-Regu"/>
          <w:sz w:val="20"/>
          <w:szCs w:val="20"/>
        </w:rPr>
      </w:pPr>
      <w:ins w:id="37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footnote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4" w:author="Matt" w:date="2014-08-26T13:07:00Z"/>
          <w:rFonts w:ascii="NimbusRomNo9L-Regu" w:hAnsi="NimbusRomNo9L-Regu" w:cs="NimbusRomNo9L-Regu"/>
          <w:sz w:val="20"/>
          <w:szCs w:val="20"/>
        </w:rPr>
      </w:pPr>
      <w:ins w:id="37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6" w:author="Matt" w:date="2014-08-26T13:07:00Z"/>
          <w:rFonts w:ascii="NimbusRomNo9L-Regu" w:hAnsi="NimbusRomNo9L-Regu" w:cs="NimbusRomNo9L-Regu"/>
          <w:sz w:val="20"/>
          <w:szCs w:val="20"/>
        </w:rPr>
      </w:pPr>
      <w:ins w:id="37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78" w:author="Matt" w:date="2014-08-26T13:07:00Z"/>
          <w:rFonts w:ascii="NimbusRomNo9L-Regu" w:hAnsi="NimbusRomNo9L-Regu" w:cs="NimbusRomNo9L-Regu"/>
          <w:sz w:val="20"/>
          <w:szCs w:val="20"/>
        </w:rPr>
      </w:pPr>
      <w:ins w:id="37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0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8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2" w:author="Matt" w:date="2014-08-26T13:07:00Z"/>
          <w:rFonts w:ascii="NimbusRomNo9L-Regu" w:hAnsi="NimbusRomNo9L-Regu" w:cs="NimbusRomNo9L-Regu"/>
          <w:sz w:val="20"/>
          <w:szCs w:val="20"/>
        </w:rPr>
      </w:pPr>
      <w:ins w:id="38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4" w:author="Matt" w:date="2014-08-26T13:07:00Z"/>
          <w:rFonts w:ascii="NimbusRomNo9L-Regu" w:hAnsi="NimbusRomNo9L-Regu" w:cs="NimbusRomNo9L-Regu"/>
          <w:sz w:val="20"/>
          <w:szCs w:val="20"/>
        </w:rPr>
      </w:pPr>
      <w:ins w:id="38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6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8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8" w:author="Matt" w:date="2014-08-26T13:06:00Z"/>
          <w:rFonts w:ascii="NimbusRomNo9L-Regu" w:hAnsi="NimbusRomNo9L-Regu" w:cs="NimbusRomNo9L-Regu"/>
          <w:sz w:val="20"/>
          <w:szCs w:val="20"/>
        </w:rPr>
      </w:pPr>
      <w:proofErr w:type="gramStart"/>
      <w:ins w:id="38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90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391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16  To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92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93" w:author="Matt" w:date="2014-08-26T13:08:00Z"/>
          <w:rFonts w:ascii="NimbusRomNo9L-Regu" w:hAnsi="NimbusRomNo9L-Regu" w:cs="NimbusRomNo9L-Regu"/>
          <w:sz w:val="20"/>
          <w:szCs w:val="20"/>
        </w:rPr>
      </w:pPr>
      <w:ins w:id="394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95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17  Paradoxically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396" w:author="Matt" w:date="2014-08-26T13:0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growth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397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398" w:author="Matt" w:date="2014-08-26T13:10:00Z"/>
          <w:rFonts w:ascii="NimbusRomNo9L-Regu" w:hAnsi="NimbusRomNo9L-Regu" w:cs="NimbusRomNo9L-Regu"/>
          <w:sz w:val="20"/>
          <w:szCs w:val="20"/>
        </w:rPr>
      </w:pPr>
      <w:ins w:id="399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400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01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402" w:author="Matt" w:date="2014-08-26T13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focused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on increasing many material, energy, and financial flow rates in the economy. Set against the backdrop of Section 1.4, we see that consumption-driven policies are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03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404" w:author="Matt" w:date="2014-08-26T13:10:00Z"/>
          <w:rFonts w:ascii="NimbusRomNo9L-Regu" w:hAnsi="NimbusRomNo9L-Regu" w:cs="NimbusRomNo9L-Regu"/>
          <w:sz w:val="20"/>
          <w:szCs w:val="20"/>
        </w:rPr>
      </w:pPr>
      <w:ins w:id="405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06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407" w:author="Matt" w:date="2014-08-26T13:1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incomplete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08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09" w:author="Matt" w:date="2014-08-26T13:11:00Z"/>
          <w:rFonts w:ascii="NimbusRomNo9L-Regu" w:hAnsi="NimbusRomNo9L-Regu" w:cs="NimbusRomNo9L-Regu"/>
          <w:sz w:val="20"/>
          <w:szCs w:val="20"/>
        </w:rPr>
      </w:pPr>
      <w:ins w:id="410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11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Bottom half of page 17 kind of redundant  (could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remove  sentence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1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13" w:author="Matt" w:date="2014-08-26T13:32:00Z"/>
          <w:rFonts w:ascii="NimbusRomNo9L-Regu" w:hAnsi="NimbusRomNo9L-Regu" w:cs="NimbusRomNo9L-Regu"/>
          <w:sz w:val="20"/>
          <w:szCs w:val="20"/>
        </w:rPr>
      </w:pPr>
      <w:ins w:id="414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Looking at this again, I agree that it was redundant. I 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15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16" w:author="Matt" w:date="2014-08-26T13:32:00Z"/>
          <w:rFonts w:ascii="NimbusRomNo9L-Regu" w:hAnsi="NimbusRomNo9L-Regu" w:cs="NimbusRomNo9L-Regu"/>
          <w:sz w:val="20"/>
          <w:szCs w:val="20"/>
        </w:rPr>
      </w:pPr>
      <w:ins w:id="41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sec:stall_capital_stock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18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1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20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2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22" w:author="Matt" w:date="2014-08-26T13:32:00Z"/>
          <w:rFonts w:ascii="NimbusRomNo9L-Regu" w:hAnsi="NimbusRomNo9L-Regu" w:cs="NimbusRomNo9L-Regu"/>
          <w:sz w:val="20"/>
          <w:szCs w:val="20"/>
        </w:rPr>
      </w:pPr>
      <w:ins w:id="42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24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2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26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2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due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28" w:author="Matt" w:date="2014-08-26T13:32:00Z"/>
          <w:rFonts w:ascii="NimbusRomNo9L-Regu" w:hAnsi="NimbusRomNo9L-Regu" w:cs="NimbusRomNo9L-Regu"/>
          <w:sz w:val="20"/>
          <w:szCs w:val="20"/>
        </w:rPr>
      </w:pPr>
      <w:ins w:id="42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0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3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2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3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4" w:author="Matt" w:date="2014-08-26T13:32:00Z"/>
          <w:rFonts w:ascii="NimbusRomNo9L-Regu" w:hAnsi="NimbusRomNo9L-Regu" w:cs="NimbusRomNo9L-Regu"/>
          <w:sz w:val="20"/>
          <w:szCs w:val="20"/>
        </w:rPr>
      </w:pPr>
      <w:ins w:id="43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6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3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38" w:author="Matt" w:date="2014-08-26T13:32:00Z"/>
          <w:rFonts w:ascii="NimbusRomNo9L-Regu" w:hAnsi="NimbusRomNo9L-Regu" w:cs="NimbusRomNo9L-Regu"/>
          <w:sz w:val="20"/>
          <w:szCs w:val="20"/>
        </w:rPr>
      </w:pPr>
      <w:ins w:id="43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0" w:author="Matt" w:date="2014-08-26T13:32:00Z"/>
          <w:rFonts w:ascii="NimbusRomNo9L-Regu" w:hAnsi="NimbusRomNo9L-Regu" w:cs="NimbusRomNo9L-Regu"/>
          <w:sz w:val="20"/>
          <w:szCs w:val="20"/>
        </w:rPr>
      </w:pPr>
      <w:ins w:id="44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2" w:author="Matt" w:date="2014-08-26T13:32:00Z"/>
          <w:rFonts w:ascii="NimbusRomNo9L-Regu" w:hAnsi="NimbusRomNo9L-Regu" w:cs="NimbusRomNo9L-Regu"/>
          <w:sz w:val="20"/>
          <w:szCs w:val="20"/>
        </w:rPr>
      </w:pPr>
      <w:ins w:id="44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4" w:author="Matt" w:date="2014-08-26T13:32:00Z"/>
          <w:rFonts w:ascii="NimbusRomNo9L-Regu" w:hAnsi="NimbusRomNo9L-Regu" w:cs="NimbusRomNo9L-Regu"/>
          <w:sz w:val="20"/>
          <w:szCs w:val="20"/>
        </w:rPr>
      </w:pPr>
      <w:ins w:id="44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6" w:author="Matt" w:date="2014-08-26T13:32:00Z"/>
          <w:rFonts w:ascii="NimbusRomNo9L-Regu" w:hAnsi="NimbusRomNo9L-Regu" w:cs="NimbusRomNo9L-Regu"/>
          <w:sz w:val="20"/>
          <w:szCs w:val="20"/>
        </w:rPr>
      </w:pPr>
      <w:ins w:id="44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(3)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today's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8" w:author="Matt" w:date="2014-08-26T13:32:00Z"/>
          <w:rFonts w:ascii="NimbusRomNo9L-Regu" w:hAnsi="NimbusRomNo9L-Regu" w:cs="NimbusRomNo9L-Regu"/>
          <w:sz w:val="20"/>
          <w:szCs w:val="20"/>
        </w:rPr>
      </w:pPr>
      <w:ins w:id="44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tomorrow's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0" w:author="Matt" w:date="2014-08-26T13:32:00Z"/>
          <w:rFonts w:ascii="NimbusRomNo9L-Regu" w:hAnsi="NimbusRomNo9L-Regu" w:cs="NimbusRomNo9L-Regu"/>
          <w:sz w:val="20"/>
          <w:szCs w:val="20"/>
        </w:rPr>
      </w:pPr>
      <w:ins w:id="45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2" w:author="Matt" w:date="2014-08-26T13:32:00Z"/>
          <w:rFonts w:ascii="NimbusRomNo9L-Regu" w:hAnsi="NimbusRomNo9L-Regu" w:cs="NimbusRomNo9L-Regu"/>
          <w:sz w:val="20"/>
          <w:szCs w:val="20"/>
        </w:rPr>
      </w:pPr>
      <w:ins w:id="45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sec:exogenous_factors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>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4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5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6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5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because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8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9" w:author="Matt" w:date="2014-08-26T13:32:00Z"/>
          <w:rFonts w:ascii="NimbusRomNo9L-Regu" w:hAnsi="NimbusRomNo9L-Regu" w:cs="NimbusRomNo9L-Regu"/>
          <w:sz w:val="20"/>
          <w:szCs w:val="20"/>
        </w:rPr>
      </w:pPr>
      <w:ins w:id="46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46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3" w:author="Matt" w:date="2014-08-26T13:32:00Z"/>
          <w:rFonts w:ascii="NimbusRomNo9L-Regu" w:hAnsi="NimbusRomNo9L-Regu" w:cs="NimbusRomNo9L-Regu"/>
          <w:sz w:val="20"/>
          <w:szCs w:val="20"/>
        </w:rPr>
      </w:pPr>
      <w:ins w:id="46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65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18  This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policies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66" w:author="Matt" w:date="2014-08-26T13:3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mainstream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blind to what should be done instead. This has to change!  &lt;&lt;I WOULD REMOVE AS IS redundant with next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nsection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67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468" w:author="Matt" w:date="2014-08-26T13:35:00Z"/>
          <w:rFonts w:ascii="NimbusRomNo9L-Regu" w:hAnsi="NimbusRomNo9L-Regu" w:cs="NimbusRomNo9L-Regu"/>
          <w:sz w:val="20"/>
          <w:szCs w:val="20"/>
        </w:rPr>
      </w:pPr>
      <w:ins w:id="469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470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471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72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73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,  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LEAST IN ECONOMIC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THEORY,extremely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74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75" w:author="Matt" w:date="2014-08-26T13:36:00Z"/>
          <w:rFonts w:ascii="NimbusRomNo9L-Regu" w:hAnsi="NimbusRomNo9L-Regu" w:cs="NimbusRomNo9L-Regu"/>
          <w:sz w:val="20"/>
          <w:szCs w:val="20"/>
        </w:rPr>
      </w:pPr>
      <w:ins w:id="476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reference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 xml:space="preserve">PN 18-19   Seems like if we need to add in stocks but the market </w:t>
      </w:r>
      <w:proofErr w:type="spellStart"/>
      <w:r>
        <w:t>etc</w:t>
      </w:r>
      <w:proofErr w:type="spellEnd"/>
      <w:r>
        <w:t xml:space="preserve"> are incapable of putting a value on them then why are we </w:t>
      </w:r>
      <w:proofErr w:type="spellStart"/>
      <w:r>
        <w:t>sayin</w:t>
      </w:r>
      <w:proofErr w:type="spellEnd"/>
      <w:r>
        <w:t xml:space="preserve"> g we </w:t>
      </w:r>
      <w:proofErr w:type="spellStart"/>
      <w:r>
        <w:t>ust</w:t>
      </w:r>
      <w:proofErr w:type="spellEnd"/>
      <w:r>
        <w:t xml:space="preserve">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477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478" w:author="Matt" w:date="2014-08-26T16:26:00Z"/>
          <w:rFonts w:ascii="Times New Roman" w:hAnsi="Times New Roman" w:cs="Times New Roman"/>
          <w:sz w:val="24"/>
          <w:szCs w:val="24"/>
          <w:rPrChange w:id="479" w:author="Matt" w:date="2014-08-26T19:55:00Z">
            <w:rPr>
              <w:ins w:id="480" w:author="Matt" w:date="2014-08-26T16:26:00Z"/>
            </w:rPr>
          </w:rPrChange>
        </w:rPr>
      </w:pPr>
      <w:ins w:id="481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5542C83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482" w:author="Matt" w:date="2014-08-26T19:55:00Z"/>
          <w:b/>
          <w:sz w:val="32"/>
          <w:rPrChange w:id="483" w:author="Matt" w:date="2014-08-26T19:55:00Z">
            <w:rPr>
              <w:ins w:id="484" w:author="Matt" w:date="2014-08-26T19:55:00Z"/>
            </w:rPr>
          </w:rPrChange>
        </w:rPr>
      </w:pPr>
      <w:ins w:id="485" w:author="Matt" w:date="2014-08-26T19:55:00Z">
        <w:r w:rsidRPr="00747017">
          <w:rPr>
            <w:b/>
            <w:sz w:val="32"/>
            <w:rPrChange w:id="486" w:author="Matt" w:date="2014-08-26T19:55:00Z">
              <w:rPr/>
            </w:rPrChange>
          </w:rPr>
          <w:t xml:space="preserve">At this point, not sure how to respond. The authors request </w:t>
        </w:r>
      </w:ins>
      <w:ins w:id="487" w:author="Matt" w:date="2014-08-26T16:38:00Z">
        <w:r w:rsidR="006918AF" w:rsidRPr="00747017">
          <w:rPr>
            <w:b/>
            <w:sz w:val="32"/>
            <w:rPrChange w:id="488" w:author="Matt" w:date="2014-08-26T19:55:00Z">
              <w:rPr/>
            </w:rPrChange>
          </w:rPr>
          <w:t>clarification</w:t>
        </w:r>
      </w:ins>
      <w:ins w:id="489" w:author="Matt" w:date="2014-08-26T19:55:00Z">
        <w:r w:rsidRPr="00747017">
          <w:rPr>
            <w:b/>
            <w:sz w:val="32"/>
            <w:rPrChange w:id="490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491" w:author="Matt" w:date="2014-08-26T13:52:00Z"/>
          <w:rFonts w:ascii="Times New Roman" w:hAnsi="Times New Roman" w:cs="Times New Roman"/>
          <w:sz w:val="24"/>
          <w:szCs w:val="24"/>
          <w:rPrChange w:id="492" w:author="Matt" w:date="2014-08-26T19:55:00Z">
            <w:rPr>
              <w:ins w:id="493" w:author="Matt" w:date="2014-08-26T13:52:00Z"/>
            </w:rPr>
          </w:rPrChange>
        </w:rPr>
      </w:pPr>
      <w:ins w:id="494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495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 xml:space="preserve">Because the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information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the age of resource depletion, the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?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?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Change to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:   </w:t>
      </w:r>
      <w:bookmarkStart w:id="496" w:name="OLE_LINK18"/>
      <w:bookmarkStart w:id="497" w:name="OLE_LINK19"/>
      <w:r w:rsidR="00AE1FDC"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 w:rsidR="00AE1FDC">
        <w:rPr>
          <w:rFonts w:ascii="NimbusRomNo9L-Regu" w:hAnsi="NimbusRomNo9L-Regu" w:cs="NimbusRomNo9L-Regu"/>
          <w:sz w:val="20"/>
          <w:szCs w:val="20"/>
        </w:rPr>
        <w:t xml:space="preserve"> the age of resource depletion, the </w:t>
      </w:r>
      <w:proofErr w:type="spellStart"/>
      <w:r w:rsidR="00AE1FDC"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 w:rsidR="00AE1FDC">
        <w:rPr>
          <w:rFonts w:ascii="NimbusRomNo9L-Regu" w:hAnsi="NimbusRomNo9L-Regu" w:cs="NimbusRomNo9L-Regu"/>
          <w:sz w:val="20"/>
          <w:szCs w:val="20"/>
        </w:rPr>
        <w:t xml:space="preserve">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 xml:space="preserve">markets leads us to argue that they are not up to the task.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Thus  today’s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markets are a poor choice for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bookmarkEnd w:id="496"/>
    <w:bookmarkEnd w:id="497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498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499" w:author="Matt" w:date="2014-08-26T13:45:00Z"/>
          <w:rFonts w:ascii="NimbusRomNo9L-Regu" w:hAnsi="NimbusRomNo9L-Regu" w:cs="NimbusRomNo9L-Regu"/>
          <w:sz w:val="20"/>
          <w:szCs w:val="20"/>
        </w:rPr>
      </w:pPr>
      <w:ins w:id="500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</w:t>
        </w:r>
        <w:proofErr w:type="spellStart"/>
        <w:r w:rsidR="00BC1DD0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efficiency is predicated on complete and correct </w:t>
        </w:r>
      </w:ins>
      <w:ins w:id="501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502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03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04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0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06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07" w:author="Matt" w:date="2014-08-26T13:45:00Z"/>
          <w:rFonts w:ascii="NimbusRomNo9L-Regu" w:hAnsi="NimbusRomNo9L-Regu" w:cs="NimbusRomNo9L-Regu"/>
          <w:sz w:val="20"/>
          <w:szCs w:val="20"/>
        </w:rPr>
      </w:pPr>
      <w:ins w:id="50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50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1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sec:energy-economy_coupling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</w:t>
        </w:r>
      </w:ins>
      <w:ins w:id="51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1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51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1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51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1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51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1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19" w:author="Matt" w:date="2014-08-26T13:45:00Z"/>
          <w:rFonts w:ascii="NimbusRomNo9L-Regu" w:hAnsi="NimbusRomNo9L-Regu" w:cs="NimbusRomNo9L-Regu"/>
          <w:sz w:val="20"/>
          <w:szCs w:val="20"/>
        </w:rPr>
      </w:pPr>
      <w:proofErr w:type="gramStart"/>
      <w:ins w:id="52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the market with incomplete information.</w:t>
        </w:r>
      </w:ins>
      <w:ins w:id="52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This is a big problem, because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52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25" w:author="Matt" w:date="2014-08-26T13:45:00Z"/>
          <w:rFonts w:ascii="NimbusRomNo9L-Regu" w:hAnsi="NimbusRomNo9L-Regu" w:cs="NimbusRomNo9L-Regu"/>
          <w:sz w:val="20"/>
          <w:szCs w:val="20"/>
        </w:rPr>
      </w:pPr>
      <w:ins w:id="52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27" w:author="Matt" w:date="2014-08-26T13:45:00Z"/>
          <w:rFonts w:ascii="NimbusRomNo9L-Regu" w:hAnsi="NimbusRomNo9L-Regu" w:cs="NimbusRomNo9L-Regu"/>
          <w:sz w:val="20"/>
          <w:szCs w:val="20"/>
        </w:rPr>
      </w:pPr>
      <w:ins w:id="52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52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53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53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53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53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sec:metabolic_scale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39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40" w:author="Matt" w:date="2014-08-26T13:45:00Z"/>
          <w:rFonts w:ascii="NimbusRomNo9L-Regu" w:hAnsi="NimbusRomNo9L-Regu" w:cs="NimbusRomNo9L-Regu"/>
          <w:sz w:val="20"/>
          <w:szCs w:val="20"/>
        </w:rPr>
      </w:pPr>
      <w:ins w:id="54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the age of resource depletion,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 is attractive.</w:t>
        </w:r>
      </w:ins>
      <w:ins w:id="54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54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54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54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54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oday’s markets are a poor choice for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decisions about scarce and difficult-to-substitute resources (such as oil)</w:t>
        </w:r>
      </w:ins>
      <w:ins w:id="550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52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53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54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 xml:space="preserve">Second </w:t>
      </w:r>
      <w:proofErr w:type="gramStart"/>
      <w:r>
        <w:t>paragraph  is</w:t>
      </w:r>
      <w:proofErr w:type="gramEnd"/>
      <w:r>
        <w:t xml:space="preserve">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55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56" w:author="Matt" w:date="2014-08-26T13:52:00Z"/>
        </w:rPr>
      </w:pPr>
      <w:ins w:id="557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58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59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560" w:author="Matt" w:date="2014-08-26T12:21:00Z"/>
        </w:rPr>
      </w:pPr>
      <w:ins w:id="561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2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3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4" w:author="Matt" w:date="2014-08-26T19:56:00Z"/>
          <w:rFonts w:ascii="Helvetica" w:hAnsi="Helvetica" w:cs="Helvetica"/>
          <w:sz w:val="24"/>
          <w:szCs w:val="24"/>
        </w:rPr>
      </w:pPr>
      <w:ins w:id="565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6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had</w:t>
      </w:r>
      <w:proofErr w:type="gramEnd"/>
      <w:r>
        <w:rPr>
          <w:rFonts w:ascii="Helvetica" w:hAnsi="Helvetica" w:cs="Helvetica"/>
          <w:sz w:val="24"/>
          <w:szCs w:val="24"/>
        </w:rPr>
        <w:t xml:space="preserve">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</w:t>
      </w:r>
      <w:proofErr w:type="gramStart"/>
      <w:r>
        <w:rPr>
          <w:rFonts w:ascii="Helvetica" w:hAnsi="Helvetica" w:cs="Helvetica"/>
          <w:sz w:val="24"/>
          <w:szCs w:val="24"/>
        </w:rPr>
        <w:t>What</w:t>
      </w:r>
      <w:proofErr w:type="gramEnd"/>
      <w:r>
        <w:rPr>
          <w:rFonts w:ascii="Helvetica" w:hAnsi="Helvetica" w:cs="Helvetica"/>
          <w:sz w:val="24"/>
          <w:szCs w:val="24"/>
        </w:rPr>
        <w:t xml:space="preserve">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7" w:author="Matt" w:date="2014-08-26T20:00:00Z"/>
          <w:rFonts w:ascii="Helvetica" w:hAnsi="Helvetica" w:cs="Helvetica"/>
          <w:sz w:val="24"/>
          <w:szCs w:val="24"/>
        </w:rPr>
      </w:pPr>
      <w:ins w:id="568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69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last</w:t>
      </w:r>
      <w:proofErr w:type="gramEnd"/>
      <w:r>
        <w:rPr>
          <w:rFonts w:ascii="Helvetica" w:hAnsi="Helvetica" w:cs="Helvetica"/>
          <w:sz w:val="24"/>
          <w:szCs w:val="24"/>
        </w:rPr>
        <w:t xml:space="preserve">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should</w:t>
      </w:r>
      <w:proofErr w:type="gramEnd"/>
      <w:r>
        <w:rPr>
          <w:rFonts w:ascii="Helvetica" w:hAnsi="Helvetica" w:cs="Helvetica"/>
          <w:sz w:val="24"/>
          <w:szCs w:val="24"/>
        </w:rPr>
        <w:t xml:space="preserve">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will</w:t>
      </w:r>
      <w:proofErr w:type="gramEnd"/>
      <w:r>
        <w:rPr>
          <w:rFonts w:ascii="Helvetica" w:hAnsi="Helvetica" w:cs="Helvetica"/>
          <w:sz w:val="24"/>
          <w:szCs w:val="24"/>
        </w:rPr>
        <w:t xml:space="preserve"> provide convenience and consistency and indicate the </w:t>
      </w:r>
      <w:proofErr w:type="spellStart"/>
      <w:r>
        <w:rPr>
          <w:rFonts w:ascii="Helvetica" w:hAnsi="Helvetica" w:cs="Helvetica"/>
          <w:sz w:val="24"/>
          <w:szCs w:val="24"/>
        </w:rPr>
        <w:t>interconnectness</w:t>
      </w:r>
      <w:proofErr w:type="spellEnd"/>
      <w:r>
        <w:rPr>
          <w:rFonts w:ascii="Helvetica" w:hAnsi="Helvetica" w:cs="Helvetica"/>
          <w:sz w:val="24"/>
          <w:szCs w:val="24"/>
        </w:rPr>
        <w:t xml:space="preserve">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economy</w:t>
      </w:r>
      <w:proofErr w:type="gramEnd"/>
      <w:r>
        <w:rPr>
          <w:rFonts w:ascii="Helvetica" w:hAnsi="Helvetica" w:cs="Helvetica"/>
          <w:sz w:val="24"/>
          <w:szCs w:val="24"/>
        </w:rPr>
        <w:t xml:space="preserve">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location</w:t>
      </w:r>
      <w:proofErr w:type="gramEnd"/>
      <w:r>
        <w:rPr>
          <w:rFonts w:ascii="Helvetica" w:hAnsi="Helvetica" w:cs="Helvetica"/>
          <w:sz w:val="24"/>
          <w:szCs w:val="24"/>
        </w:rPr>
        <w:t>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of</w:t>
      </w:r>
      <w:proofErr w:type="gramEnd"/>
      <w:r>
        <w:rPr>
          <w:rFonts w:ascii="Helvetica" w:hAnsi="Helvetica" w:cs="Helvetica"/>
          <w:sz w:val="24"/>
          <w:szCs w:val="24"/>
        </w:rPr>
        <w:t xml:space="preserve">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570" w:author="Matt" w:date="2014-08-26T20:28:00Z"/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consumption</w:t>
      </w:r>
      <w:proofErr w:type="gramEnd"/>
      <w:r>
        <w:rPr>
          <w:rFonts w:ascii="Helvetica" w:hAnsi="Helvetica" w:cs="Helvetica"/>
          <w:sz w:val="24"/>
          <w:szCs w:val="24"/>
        </w:rPr>
        <w:t>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71" w:author="Matt" w:date="2014-08-26T20:28:00Z"/>
          <w:rFonts w:ascii="Helvetica" w:hAnsi="Helvetica" w:cs="Helvetica"/>
          <w:sz w:val="24"/>
          <w:szCs w:val="24"/>
        </w:rPr>
      </w:pPr>
    </w:p>
    <w:p w14:paraId="56D1437B" w14:textId="40ECBE1A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72" w:author="Matt" w:date="2014-08-26T20:28:00Z"/>
          <w:rFonts w:ascii="Helvetica" w:hAnsi="Helvetica" w:cs="Helvetica"/>
          <w:sz w:val="24"/>
          <w:szCs w:val="24"/>
        </w:rPr>
      </w:pPr>
      <w:ins w:id="573" w:author="Matt" w:date="2014-08-26T20:28:00Z">
        <w:r>
          <w:rPr>
            <w:rFonts w:ascii="Helvetica" w:hAnsi="Helvetica" w:cs="Helvetica"/>
            <w:sz w:val="24"/>
            <w:szCs w:val="24"/>
          </w:rPr>
          <w:t xml:space="preserve">I took a first cut at providing a better </w:t>
        </w:r>
        <w:proofErr w:type="spellStart"/>
        <w:r>
          <w:rPr>
            <w:rFonts w:ascii="Helvetica" w:hAnsi="Helvetica" w:cs="Helvetica"/>
            <w:sz w:val="24"/>
            <w:szCs w:val="24"/>
          </w:rPr>
          <w:t>leadin</w:t>
        </w:r>
        <w:proofErr w:type="spellEnd"/>
        <w:r>
          <w:rPr>
            <w:rFonts w:ascii="Helvetica" w:hAnsi="Helvetica" w:cs="Helvetica"/>
            <w:sz w:val="24"/>
            <w:szCs w:val="24"/>
          </w:rPr>
          <w:t xml:space="preserve">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74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75" w:author="Matt" w:date="2014-08-26T20:29:00Z"/>
        </w:rPr>
      </w:pPr>
      <w:ins w:id="576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77" w:author="Matt" w:date="2014-08-26T20:29:00Z"/>
        </w:rPr>
      </w:pPr>
      <w:ins w:id="578" w:author="Matt" w:date="2014-08-26T20:29:00Z">
        <w:r>
          <w:t>(</w:t>
        </w:r>
        <w:proofErr w:type="gramStart"/>
        <w:r>
          <w:t>economic</w:t>
        </w:r>
        <w:proofErr w:type="gramEnd"/>
        <w:r>
          <w:t xml:space="preserve">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79" w:author="Matt" w:date="2014-08-26T20:29:00Z"/>
        </w:rPr>
      </w:pPr>
      <w:proofErr w:type="gramStart"/>
      <w:ins w:id="580" w:author="Matt" w:date="2014-08-26T20:29:00Z">
        <w:r>
          <w:t>should</w:t>
        </w:r>
        <w:proofErr w:type="gramEnd"/>
        <w:r>
          <w:t xml:space="preserve">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81" w:author="Matt" w:date="2014-08-26T20:29:00Z"/>
        </w:rPr>
      </w:pPr>
      <w:proofErr w:type="gramStart"/>
      <w:ins w:id="582" w:author="Matt" w:date="2014-08-26T20:29:00Z">
        <w:r>
          <w:t>reported</w:t>
        </w:r>
        <w:proofErr w:type="gramEnd"/>
        <w:r>
          <w:t xml:space="preserve">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83" w:author="Matt" w:date="2014-08-26T20:29:00Z"/>
        </w:rPr>
      </w:pPr>
      <w:ins w:id="584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85" w:author="Matt" w:date="2014-08-26T20:29:00Z"/>
        </w:rPr>
      </w:pPr>
      <w:proofErr w:type="gramStart"/>
      <w:ins w:id="586" w:author="Matt" w:date="2014-08-26T20:29:00Z">
        <w:r>
          <w:t>indicate</w:t>
        </w:r>
        <w:proofErr w:type="gramEnd"/>
        <w:r>
          <w:t xml:space="preserve"> the </w:t>
        </w:r>
        <w:proofErr w:type="spellStart"/>
        <w:r>
          <w:t>interconnectness</w:t>
        </w:r>
        <w:proofErr w:type="spellEnd"/>
        <w:r>
          <w:t xml:space="preserve">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87" w:author="Matt" w:date="2014-08-26T20:29:00Z"/>
        </w:rPr>
      </w:pPr>
      <w:proofErr w:type="gramStart"/>
      <w:ins w:id="588" w:author="Matt" w:date="2014-08-26T20:29:00Z">
        <w:r>
          <w:t>to</w:t>
        </w:r>
        <w:proofErr w:type="gramEnd"/>
        <w:r>
          <w:t xml:space="preserve">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89" w:author="Matt" w:date="2014-08-26T20:29:00Z"/>
        </w:rPr>
      </w:pPr>
    </w:p>
    <w:p w14:paraId="6CFC47F4" w14:textId="6CE250EC" w:rsidR="005006A2" w:rsidRDefault="005006A2" w:rsidP="00800B4E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590" w:author="Matt" w:date="2014-08-26T20:29:00Z"/>
        </w:rPr>
        <w:pPrChange w:id="591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92" w:author="Matt" w:date="2014-08-26T20:29:00Z">
        <w:r>
          <w:t xml:space="preserve">We understand that these suggested changes </w:t>
        </w:r>
        <w:proofErr w:type="gramStart"/>
        <w:r>
          <w:t>will</w:t>
        </w:r>
        <w:proofErr w:type="gramEnd"/>
        <w:r>
          <w:t xml:space="preserve"> be both </w:t>
        </w:r>
      </w:ins>
      <w:ins w:id="593" w:author="Matt" w:date="2014-08-26T20:31:00Z">
        <w:r w:rsidR="00800B4E">
          <w:tab/>
        </w:r>
      </w:ins>
      <w:bookmarkStart w:id="594" w:name="_GoBack"/>
      <w:bookmarkEnd w:id="594"/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95" w:author="Matt" w:date="2014-08-26T20:29:00Z"/>
        </w:rPr>
      </w:pPr>
      <w:proofErr w:type="gramStart"/>
      <w:ins w:id="596" w:author="Matt" w:date="2014-08-26T20:29:00Z">
        <w:r>
          <w:t>revolutionary</w:t>
        </w:r>
        <w:proofErr w:type="gramEnd"/>
        <w:r>
          <w:t xml:space="preserve">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97" w:author="Matt" w:date="2014-08-26T20:29:00Z"/>
        </w:rPr>
      </w:pPr>
      <w:proofErr w:type="gramStart"/>
      <w:ins w:id="598" w:author="Matt" w:date="2014-08-26T20:29:00Z">
        <w:r>
          <w:t>challenging</w:t>
        </w:r>
        <w:proofErr w:type="gramEnd"/>
        <w:r>
          <w:t xml:space="preserve">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599" w:author="Matt" w:date="2014-08-26T20:29:00Z"/>
        </w:rPr>
      </w:pPr>
      <w:ins w:id="600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1" w:author="Matt" w:date="2014-08-26T20:29:00Z"/>
        </w:rPr>
      </w:pPr>
      <w:ins w:id="602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3" w:author="Matt" w:date="2014-08-26T20:29:00Z"/>
        </w:rPr>
      </w:pPr>
      <w:ins w:id="604" w:author="Matt" w:date="2014-08-26T20:29:00Z">
        <w:r>
          <w:t>\</w:t>
        </w:r>
        <w:proofErr w:type="spellStart"/>
        <w:proofErr w:type="gramStart"/>
        <w:r>
          <w:t>emph</w:t>
        </w:r>
        <w:proofErr w:type="spellEnd"/>
        <w:proofErr w:type="gramEnd"/>
        <w:r>
          <w:t xml:space="preserve">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5" w:author="Matt" w:date="2014-08-26T20:29:00Z"/>
        </w:rPr>
      </w:pPr>
      <w:ins w:id="606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7" w:author="Matt" w:date="2014-08-26T20:29:00Z"/>
        </w:rPr>
      </w:pPr>
      <w:proofErr w:type="gramStart"/>
      <w:ins w:id="608" w:author="Matt" w:date="2014-08-26T20:29:00Z">
        <w:r>
          <w:t>a</w:t>
        </w:r>
        <w:proofErr w:type="gramEnd"/>
        <w:r>
          <w:t xml:space="preserve">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9" w:author="Matt" w:date="2014-08-26T20:29:00Z"/>
        </w:rPr>
      </w:pPr>
      <w:proofErr w:type="gramStart"/>
      <w:ins w:id="610" w:author="Matt" w:date="2014-08-26T20:29:00Z">
        <w:r>
          <w:t>for</w:t>
        </w:r>
        <w:proofErr w:type="gramEnd"/>
        <w:r>
          <w:t xml:space="preserve">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1" w:author="Matt" w:date="2014-08-26T20:29:00Z"/>
        </w:rPr>
      </w:pPr>
      <w:proofErr w:type="gramStart"/>
      <w:ins w:id="612" w:author="Matt" w:date="2014-08-26T20:29:00Z">
        <w:r>
          <w:t>one</w:t>
        </w:r>
        <w:proofErr w:type="gramEnd"/>
        <w:r>
          <w:t xml:space="preserve">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3" w:author="Matt" w:date="2014-08-26T20:29:00Z"/>
        </w:rPr>
      </w:pPr>
      <w:proofErr w:type="gramStart"/>
      <w:ins w:id="614" w:author="Matt" w:date="2014-08-26T20:29:00Z">
        <w:r>
          <w:t>one</w:t>
        </w:r>
        <w:proofErr w:type="gramEnd"/>
        <w:r>
          <w:t xml:space="preserve">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5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6" w:author="Matt" w:date="2014-08-26T20:29:00Z"/>
        </w:rPr>
      </w:pPr>
      <w:ins w:id="617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8" w:author="Matt" w:date="2014-08-26T20:29:00Z"/>
        </w:rPr>
      </w:pPr>
      <w:proofErr w:type="gramStart"/>
      <w:ins w:id="619" w:author="Matt" w:date="2014-08-26T20:29:00Z">
        <w:r>
          <w:t>in</w:t>
        </w:r>
        <w:proofErr w:type="gramEnd"/>
        <w:r>
          <w:t xml:space="preserve">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0" w:author="Matt" w:date="2014-08-26T20:29:00Z"/>
        </w:rPr>
      </w:pPr>
      <w:proofErr w:type="gramStart"/>
      <w:ins w:id="621" w:author="Matt" w:date="2014-08-26T20:29:00Z">
        <w:r>
          <w:t>society</w:t>
        </w:r>
        <w:proofErr w:type="gramEnd"/>
        <w:r>
          <w:t xml:space="preserve">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2" w:author="Matt" w:date="2014-08-26T20:29:00Z"/>
        </w:rPr>
      </w:pPr>
      <w:proofErr w:type="gramStart"/>
      <w:ins w:id="623" w:author="Matt" w:date="2014-08-26T20:29:00Z">
        <w:r>
          <w:t>the</w:t>
        </w:r>
        <w:proofErr w:type="gramEnd"/>
        <w:r>
          <w:t xml:space="preserve">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4" w:author="Matt" w:date="2014-08-26T20:29:00Z"/>
        </w:rPr>
      </w:pPr>
      <w:ins w:id="625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6" w:author="Matt" w:date="2014-08-26T20:29:00Z"/>
        </w:rPr>
      </w:pPr>
      <w:proofErr w:type="gramStart"/>
      <w:ins w:id="627" w:author="Matt" w:date="2014-08-26T20:29:00Z">
        <w:r>
          <w:t>investment</w:t>
        </w:r>
        <w:proofErr w:type="gramEnd"/>
        <w:r>
          <w:t>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proofErr w:type="gramStart"/>
      <w:ins w:id="628" w:author="Matt" w:date="2014-08-26T20:29:00Z">
        <w:r>
          <w:t>lead</w:t>
        </w:r>
        <w:proofErr w:type="gramEnd"/>
        <w:r>
          <w:t xml:space="preserve">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doNotDisplayPageBoundaries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33A7E"/>
    <w:rsid w:val="00354B1C"/>
    <w:rsid w:val="003B54F3"/>
    <w:rsid w:val="00400053"/>
    <w:rsid w:val="00436F29"/>
    <w:rsid w:val="00495EE5"/>
    <w:rsid w:val="004A4F4A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4963"/>
    <w:rsid w:val="006D105F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354D9"/>
    <w:rsid w:val="00986136"/>
    <w:rsid w:val="009D7BF3"/>
    <w:rsid w:val="009E0FFC"/>
    <w:rsid w:val="009F52B8"/>
    <w:rsid w:val="009F5D45"/>
    <w:rsid w:val="00A25E34"/>
    <w:rsid w:val="00AB591B"/>
    <w:rsid w:val="00AD1BF7"/>
    <w:rsid w:val="00AD2D5B"/>
    <w:rsid w:val="00AD2FEC"/>
    <w:rsid w:val="00AE1FDC"/>
    <w:rsid w:val="00B06540"/>
    <w:rsid w:val="00B32A6D"/>
    <w:rsid w:val="00B7517D"/>
    <w:rsid w:val="00B908F9"/>
    <w:rsid w:val="00B95A7A"/>
    <w:rsid w:val="00BA7E1B"/>
    <w:rsid w:val="00BC1DD0"/>
    <w:rsid w:val="00BC5E91"/>
    <w:rsid w:val="00BD6C4E"/>
    <w:rsid w:val="00C00DD3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430C4"/>
    <w:rsid w:val="00D54946"/>
    <w:rsid w:val="00D709FA"/>
    <w:rsid w:val="00D73242"/>
    <w:rsid w:val="00D928D4"/>
    <w:rsid w:val="00DC19F3"/>
    <w:rsid w:val="00DC4FBB"/>
    <w:rsid w:val="00DC6292"/>
    <w:rsid w:val="00DD1B61"/>
    <w:rsid w:val="00E07A56"/>
    <w:rsid w:val="00E40325"/>
    <w:rsid w:val="00E5587C"/>
    <w:rsid w:val="00E564CB"/>
    <w:rsid w:val="00EA4170"/>
    <w:rsid w:val="00F16ECA"/>
    <w:rsid w:val="00F347E2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3A990-59CC-214C-9FE3-F1A494A88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2794</Words>
  <Characters>15928</Characters>
  <Application>Microsoft Macintosh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18685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92</cp:revision>
  <dcterms:created xsi:type="dcterms:W3CDTF">2014-08-25T19:59:00Z</dcterms:created>
  <dcterms:modified xsi:type="dcterms:W3CDTF">2014-08-27T00:31:00Z</dcterms:modified>
</cp:coreProperties>
</file>