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proofErr w:type="spellStart"/>
      <w:r>
        <w:t>Heun</w:t>
      </w:r>
      <w:proofErr w:type="spellEnd"/>
      <w:r>
        <w:t xml:space="preserve"> et al.  </w:t>
      </w:r>
      <w:proofErr w:type="spellStart"/>
      <w:r>
        <w:t>Chapt</w:t>
      </w:r>
      <w:proofErr w:type="spellEnd"/>
      <w:r>
        <w:t xml:space="preserve">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</w:t>
        </w:r>
        <w:proofErr w:type="gramStart"/>
        <w:r>
          <w:rPr>
            <w:rFonts w:ascii="Helvetica" w:hAnsi="Helvetica" w:cs="Helvetica"/>
            <w:color w:val="000000"/>
            <w:sz w:val="16"/>
            <w:szCs w:val="16"/>
          </w:rPr>
          <w:t>.[</w:t>
        </w:r>
        <w:proofErr w:type="gramEnd"/>
        <w:r>
          <w:rPr>
            <w:rFonts w:ascii="Helvetica" w:hAnsi="Helvetica" w:cs="Helvetica"/>
            <w:color w:val="000000"/>
            <w:sz w:val="16"/>
            <w:szCs w:val="16"/>
          </w:rPr>
          <w:t>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This emerging paradigm is taking shape with the leadership of theorists such as Robert Ayres, Kenneth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Boulding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Robert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Costanza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Herman Daly, Charles Hall, Marina Fischer-Kowalski, and others. [****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others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the  economy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>Fix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Blair . (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Kopits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,  Steven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proofErr w:type="gramStart"/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011F28">
          <w:rPr>
            <w:rFonts w:ascii="Times New Roman" w:hAnsi="Times New Roman" w:cs="Times New Roman"/>
            <w:sz w:val="24"/>
            <w:szCs w:val="24"/>
          </w:rPr>
          <w:t>Kopits</w:t>
        </w:r>
      </w:ins>
      <w:proofErr w:type="spellEnd"/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  <w:proofErr w:type="gramEnd"/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9-08T09:3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6CFF1DE3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2:00Z"/>
          <w:rFonts w:ascii="Times New Roman" w:hAnsi="Times New Roman" w:cs="Times New Roman"/>
          <w:sz w:val="24"/>
          <w:szCs w:val="24"/>
        </w:rPr>
      </w:pPr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9-08T09:32:00Z"/>
          <w:rFonts w:ascii="Times New Roman" w:hAnsi="Times New Roman" w:cs="Times New Roman"/>
          <w:sz w:val="24"/>
          <w:szCs w:val="24"/>
        </w:rPr>
      </w:pPr>
    </w:p>
    <w:p w14:paraId="5030EBAD" w14:textId="269F2E1F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9-08T09:32:00Z"/>
          <w:rFonts w:ascii="Times New Roman" w:hAnsi="Times New Roman" w:cs="Times New Roman"/>
          <w:sz w:val="24"/>
          <w:szCs w:val="24"/>
        </w:rPr>
      </w:pPr>
      <w:ins w:id="47" w:author="Matt" w:date="2014-09-08T09:32:00Z">
        <w:r>
          <w:rPr>
            <w:rFonts w:ascii="Times New Roman" w:hAnsi="Times New Roman" w:cs="Times New Roman"/>
            <w:sz w:val="24"/>
            <w:szCs w:val="24"/>
          </w:rPr>
          <w:t>Charlie later wrote:</w:t>
        </w:r>
      </w:ins>
    </w:p>
    <w:p w14:paraId="6089EEE8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9-08T09:32:00Z"/>
          <w:rFonts w:ascii="Times New Roman" w:hAnsi="Times New Roman" w:cs="Times New Roman"/>
          <w:sz w:val="24"/>
          <w:szCs w:val="24"/>
        </w:rPr>
      </w:pPr>
    </w:p>
    <w:p w14:paraId="43B92E0F" w14:textId="20B0220D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9-08T09:32:00Z"/>
          <w:rFonts w:ascii="Times New Roman" w:hAnsi="Times New Roman" w:cs="Times New Roman"/>
          <w:sz w:val="24"/>
          <w:szCs w:val="24"/>
        </w:rPr>
      </w:pPr>
      <w:ins w:id="50" w:author="Matt" w:date="2014-09-08T09:32:00Z">
        <w:r>
          <w:rPr>
            <w:rFonts w:ascii="Menlo Regular" w:hAnsi="Menlo Regular" w:cs="Menlo Regular"/>
          </w:rPr>
          <w:t>Fix is in press, in the same series</w:t>
        </w:r>
      </w:ins>
    </w:p>
    <w:p w14:paraId="7FCE39C4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9-08T09:32:00Z"/>
          <w:rFonts w:ascii="Times New Roman" w:hAnsi="Times New Roman" w:cs="Times New Roman"/>
          <w:sz w:val="24"/>
          <w:szCs w:val="24"/>
        </w:rPr>
      </w:pPr>
    </w:p>
    <w:p w14:paraId="258AFFF4" w14:textId="60F1C944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9-08T09:32:00Z"/>
          <w:rFonts w:ascii="Times New Roman" w:hAnsi="Times New Roman" w:cs="Times New Roman"/>
          <w:sz w:val="24"/>
          <w:szCs w:val="24"/>
        </w:rPr>
      </w:pPr>
      <w:ins w:id="53" w:author="Matt" w:date="2014-09-08T09:33:00Z">
        <w:r>
          <w:rPr>
            <w:rFonts w:ascii="Times New Roman" w:hAnsi="Times New Roman" w:cs="Times New Roman"/>
            <w:sz w:val="24"/>
            <w:szCs w:val="24"/>
          </w:rPr>
          <w:t>I left things as-is.</w:t>
        </w:r>
      </w:ins>
    </w:p>
    <w:p w14:paraId="20170A3E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9-08T09:32:00Z"/>
          <w:rFonts w:ascii="Times New Roman" w:hAnsi="Times New Roman" w:cs="Times New Roman"/>
          <w:sz w:val="24"/>
          <w:szCs w:val="24"/>
        </w:rPr>
      </w:pPr>
    </w:p>
    <w:p w14:paraId="2EF0A4DF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4:00Z"/>
          <w:rFonts w:ascii="NimbusRomNo9L-Regu" w:hAnsi="NimbusRomNo9L-Regu" w:cs="NimbusRomNo9L-Regu"/>
          <w:sz w:val="15"/>
          <w:szCs w:val="15"/>
        </w:rPr>
      </w:pPr>
      <w:proofErr w:type="gramStart"/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4:00Z"/>
          <w:rFonts w:ascii="NimbusRomNo9L-Regu" w:hAnsi="NimbusRomNo9L-Regu" w:cs="NimbusRomNo9L-Regu"/>
          <w:sz w:val="15"/>
          <w:szCs w:val="15"/>
        </w:rPr>
      </w:pPr>
      <w:ins w:id="5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15"/>
          <w:szCs w:val="15"/>
        </w:rPr>
        <w:t>p</w:t>
      </w:r>
      <w:proofErr w:type="gramEnd"/>
      <w:r>
        <w:rPr>
          <w:rFonts w:ascii="NimbusRomNo9L-Regu" w:hAnsi="NimbusRomNo9L-Regu" w:cs="NimbusRomNo9L-Regu"/>
          <w:sz w:val="15"/>
          <w:szCs w:val="15"/>
        </w:rPr>
        <w:t xml:space="preserve">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4:00Z"/>
          <w:rFonts w:ascii="NimbusRomNo9L-Regu" w:hAnsi="NimbusRomNo9L-Regu" w:cs="NimbusRomNo9L-Regu"/>
          <w:sz w:val="20"/>
          <w:szCs w:val="20"/>
        </w:rPr>
      </w:pPr>
      <w:ins w:id="6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6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 xml:space="preserve">“et. </w:t>
        </w:r>
        <w:proofErr w:type="gramStart"/>
        <w:r>
          <w:rPr>
            <w:rFonts w:ascii="NimbusRomNo9L-Regu" w:hAnsi="NimbusRomNo9L-Regu" w:cs="NimbusRomNo9L-Regu"/>
            <w:sz w:val="20"/>
            <w:szCs w:val="20"/>
          </w:rPr>
          <w:t>al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>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6" w:author="Matt" w:date="2014-08-25T20:27:00Z"/>
          <w:rFonts w:ascii="NimbusRomNo9L-Regu" w:hAnsi="NimbusRomNo9L-Regu" w:cs="NimbusRomNo9L-Regu"/>
          <w:sz w:val="20"/>
          <w:szCs w:val="20"/>
        </w:rPr>
      </w:pPr>
      <w:ins w:id="6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8" w:author="Matt" w:date="2014-08-25T20:27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and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0" w:author="Matt" w:date="2014-08-25T20:28:00Z"/>
          <w:rFonts w:ascii="NimbusRomNo9L-Regu" w:hAnsi="NimbusRomNo9L-Regu" w:cs="NimbusRomNo9L-Regu"/>
          <w:sz w:val="17"/>
          <w:szCs w:val="17"/>
        </w:rPr>
      </w:pPr>
      <w:ins w:id="7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7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7" w:author="Matt" w:date="2014-08-26T20:38:00Z"/>
          <w:rFonts w:ascii="Times New Roman" w:hAnsi="Times New Roman" w:cs="Times New Roman"/>
          <w:sz w:val="24"/>
          <w:szCs w:val="24"/>
        </w:rPr>
      </w:pPr>
      <w:ins w:id="7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32"/>
          <w:szCs w:val="32"/>
          <w:rPrChange w:id="80" w:author="Matt" w:date="2014-08-26T20:38:00Z">
            <w:rPr>
              <w:ins w:id="81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82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83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84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8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86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87" w:author="Matt" w:date="2014-08-26T20:38:00Z"/>
          <w:rFonts w:ascii="Times New Roman" w:hAnsi="Times New Roman" w:cs="Times New Roman"/>
          <w:sz w:val="24"/>
          <w:szCs w:val="24"/>
        </w:rPr>
      </w:pPr>
      <w:ins w:id="8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029F46F9" w:rsidR="00FE7F2D" w:rsidRDefault="00FC299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9-08T09:34:00Z"/>
          <w:rFonts w:ascii="NimbusRomNo9L-Regu" w:hAnsi="NimbusRomNo9L-Regu" w:cs="NimbusRomNo9L-Regu"/>
          <w:sz w:val="17"/>
          <w:szCs w:val="17"/>
        </w:rPr>
      </w:pPr>
      <w:ins w:id="91" w:author="Matt" w:date="2014-09-08T09:34:00Z">
        <w:r>
          <w:rPr>
            <w:rFonts w:ascii="NimbusRomNo9L-Regu" w:hAnsi="NimbusRomNo9L-Regu" w:cs="NimbusRomNo9L-Regu"/>
            <w:sz w:val="17"/>
            <w:szCs w:val="17"/>
          </w:rPr>
          <w:t>In response, Charlie wrote:</w:t>
        </w:r>
      </w:ins>
    </w:p>
    <w:p w14:paraId="33725E14" w14:textId="5E2795CE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2" w:author="Matt" w:date="2014-09-08T09:34:00Z"/>
          <w:rFonts w:ascii="Menlo Regular" w:hAnsi="Menlo Regular" w:cs="Menlo Regular"/>
        </w:rPr>
      </w:pPr>
      <w:proofErr w:type="gramStart"/>
      <w:ins w:id="93" w:author="Matt" w:date="2014-09-08T09:34:00Z">
        <w:r>
          <w:rPr>
            <w:rFonts w:ascii="Menlo Regular" w:hAnsi="Menlo Regular" w:cs="Menlo Regular"/>
          </w:rPr>
          <w:t>go</w:t>
        </w:r>
        <w:proofErr w:type="gramEnd"/>
        <w:r>
          <w:rPr>
            <w:rFonts w:ascii="Menlo Regular" w:hAnsi="Menlo Regular" w:cs="Menlo Regular"/>
          </w:rPr>
          <w:t xml:space="preserve"> to Springer permissions and ask permission for a Springer book from a Springer book.  Should be very easy.</w:t>
        </w:r>
      </w:ins>
    </w:p>
    <w:p w14:paraId="2FAAEC8F" w14:textId="77777777" w:rsidR="00EC2C15" w:rsidRDefault="00EC2C15" w:rsidP="007705BC">
      <w:pPr>
        <w:autoSpaceDE w:val="0"/>
        <w:autoSpaceDN w:val="0"/>
        <w:adjustRightInd w:val="0"/>
        <w:spacing w:after="0" w:line="240" w:lineRule="auto"/>
        <w:rPr>
          <w:ins w:id="94" w:author="Matt" w:date="2014-09-08T09:34:00Z"/>
          <w:rFonts w:ascii="Menlo Regular" w:hAnsi="Menlo Regular" w:cs="Menlo Regular"/>
        </w:rPr>
      </w:pPr>
    </w:p>
    <w:p w14:paraId="7FDF5B9A" w14:textId="1514B122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5" w:author="Matt" w:date="2014-08-25T20:28:00Z"/>
          <w:rFonts w:ascii="NimbusRomNo9L-Regu" w:hAnsi="NimbusRomNo9L-Regu" w:cs="NimbusRomNo9L-Regu"/>
          <w:sz w:val="17"/>
          <w:szCs w:val="17"/>
        </w:rPr>
      </w:pPr>
      <w:ins w:id="96" w:author="Matt" w:date="2014-09-08T09:35:00Z">
        <w:r>
          <w:rPr>
            <w:rFonts w:ascii="NimbusRomNo9L-Regu" w:hAnsi="NimbusRomNo9L-Regu" w:cs="NimbusRomNo9L-Regu"/>
            <w:sz w:val="17"/>
            <w:szCs w:val="17"/>
          </w:rPr>
          <w:t>This is not helpful to us, because we need permission for non-Springer titles. I sent a</w:t>
        </w:r>
        <w:r w:rsidR="004C4642">
          <w:rPr>
            <w:rFonts w:ascii="NimbusRomNo9L-Regu" w:hAnsi="NimbusRomNo9L-Regu" w:cs="NimbusRomNo9L-Regu"/>
            <w:sz w:val="17"/>
            <w:szCs w:val="17"/>
          </w:rPr>
          <w:t>n email</w:t>
        </w:r>
        <w:r>
          <w:rPr>
            <w:rFonts w:ascii="NimbusRomNo9L-Regu" w:hAnsi="NimbusRomNo9L-Regu" w:cs="NimbusRomNo9L-Regu"/>
            <w:sz w:val="17"/>
            <w:szCs w:val="17"/>
          </w:rPr>
          <w:t xml:space="preserve"> to Packer asking for assistance.</w:t>
        </w:r>
      </w:ins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9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98" w:author="Matt" w:date="2014-08-25T20:29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to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use this photograph, because it is from the US national archives.  &lt;&lt;&lt;&lt;&lt;&lt;&lt;&lt;&lt;&lt;&lt;&lt;</w:t>
      </w:r>
      <w:proofErr w:type="gramStart"/>
      <w:r>
        <w:rPr>
          <w:rFonts w:ascii="NimbusRomNo9L-Regu" w:hAnsi="NimbusRomNo9L-Regu" w:cs="NimbusRomNo9L-Regu"/>
          <w:sz w:val="17"/>
          <w:szCs w:val="17"/>
        </w:rPr>
        <w:t>all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100" w:author="Matt" w:date="2014-08-25T20:43:00Z"/>
          <w:rFonts w:ascii="NimbusRomNo9L-Regu" w:hAnsi="NimbusRomNo9L-Regu" w:cs="NimbusRomNo9L-Regu"/>
          <w:sz w:val="17"/>
          <w:szCs w:val="17"/>
        </w:rPr>
      </w:pPr>
      <w:ins w:id="101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102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103" w:author="Matt" w:date="2014-08-25T20:29:00Z"/>
          <w:rFonts w:ascii="NimbusRomNo9L-Regu" w:hAnsi="NimbusRomNo9L-Regu" w:cs="NimbusRomNo9L-Regu"/>
          <w:sz w:val="17"/>
          <w:szCs w:val="17"/>
        </w:rPr>
      </w:pPr>
      <w:ins w:id="10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105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6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7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>Oil prices and production.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Recreate this graph from our own data? </w:t>
      </w:r>
      <w:bookmarkStart w:id="108" w:name="OLE_LINK8"/>
      <w:bookmarkStart w:id="109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110" w:author="Matt" w:date="2014-08-25T20:46:00Z"/>
          <w:rFonts w:ascii="txtt" w:hAnsi="txtt" w:cs="txtt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theoildrum.com</w:t>
      </w:r>
      <w:proofErr w:type="gramEnd"/>
      <w:r>
        <w:rPr>
          <w:rFonts w:ascii="txtt" w:hAnsi="txtt" w:cs="txtt"/>
          <w:sz w:val="17"/>
          <w:szCs w:val="17"/>
        </w:rPr>
        <w:t>/node/8162</w:t>
      </w:r>
      <w:bookmarkEnd w:id="108"/>
      <w:bookmarkEnd w:id="109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1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2" w:author="Matt" w:date="2014-08-25T20:53:00Z"/>
          <w:rFonts w:ascii="txtt" w:hAnsi="txtt" w:cs="txtt"/>
          <w:sz w:val="17"/>
          <w:szCs w:val="17"/>
        </w:rPr>
      </w:pPr>
      <w:ins w:id="113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114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5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6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1960  could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17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1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19" w:author="Matt" w:date="2014-08-26T20:39:00Z"/>
          <w:rFonts w:ascii="NimbusRomNo9L-Regu" w:hAnsi="NimbusRomNo9L-Regu" w:cs="NimbusRomNo9L-Regu"/>
          <w:sz w:val="20"/>
          <w:szCs w:val="20"/>
        </w:rPr>
      </w:pPr>
      <w:ins w:id="120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21" w:author="Matt" w:date="2014-08-25T21:05:00Z"/>
          <w:rFonts w:ascii="NimbusRomNo9L-Regu" w:hAnsi="NimbusRomNo9L-Regu" w:cs="NimbusRomNo9L-Regu"/>
          <w:sz w:val="20"/>
          <w:szCs w:val="20"/>
        </w:rPr>
      </w:pPr>
      <w:ins w:id="122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2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2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2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6" w:author="Matt" w:date="2014-08-25T21:06:00Z"/>
          <w:rFonts w:ascii="NimbusRomNo9L-Regu" w:hAnsi="NimbusRomNo9L-Regu" w:cs="NimbusRomNo9L-Regu"/>
          <w:sz w:val="20"/>
          <w:szCs w:val="20"/>
        </w:rPr>
      </w:pPr>
      <w:ins w:id="12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8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29" w:author="Matt" w:date="2014-08-25T21:06:00Z"/>
          <w:rFonts w:ascii="NimbusRomNo9L-Regu" w:hAnsi="NimbusRomNo9L-Regu" w:cs="NimbusRomNo9L-Regu"/>
          <w:sz w:val="20"/>
          <w:szCs w:val="20"/>
        </w:rPr>
      </w:pPr>
      <w:ins w:id="130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31" w:author="Matt" w:date="2014-08-25T21:06:00Z"/>
          <w:rFonts w:ascii="NimbusRomNo9L-Regu" w:hAnsi="NimbusRomNo9L-Regu" w:cs="NimbusRomNo9L-Regu"/>
          <w:sz w:val="20"/>
          <w:szCs w:val="20"/>
        </w:rPr>
      </w:pPr>
      <w:proofErr w:type="gramStart"/>
      <w:ins w:id="13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>oil</w:t>
        </w:r>
        <w:proofErr w:type="gramEnd"/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3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34" w:author="Matt" w:date="2014-08-25T21:08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35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36" w:author="Matt" w:date="2014-08-25T21:08:00Z"/>
          <w:rFonts w:ascii="Times New Roman" w:hAnsi="Times New Roman" w:cs="Times New Roman"/>
          <w:sz w:val="24"/>
          <w:szCs w:val="24"/>
          <w:rPrChange w:id="137" w:author="Matt" w:date="2014-08-26T19:52:00Z">
            <w:rPr>
              <w:ins w:id="138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9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40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41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43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44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ins w:id="145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46" w:author="Matt" w:date="2014-08-25T21:10:00Z"/>
          <w:rFonts w:ascii="NimbusRomNo9L-Regu" w:hAnsi="NimbusRomNo9L-Regu" w:cs="NimbusRomNo9L-Regu"/>
          <w:b/>
          <w:sz w:val="32"/>
          <w:szCs w:val="20"/>
          <w:rPrChange w:id="147" w:author="Matt" w:date="2014-08-26T19:57:00Z">
            <w:rPr>
              <w:ins w:id="14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9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5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53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5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55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5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59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6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6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63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6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67" w:author="Matt" w:date="2014-08-25T21:10:00Z"/>
          <w:rFonts w:ascii="NimbusRomNo9L-Regu" w:hAnsi="NimbusRomNo9L-Regu" w:cs="NimbusRomNo9L-Regu"/>
          <w:sz w:val="20"/>
          <w:szCs w:val="20"/>
        </w:rPr>
      </w:pPr>
      <w:ins w:id="168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69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7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10:00Z"/>
          <w:rFonts w:ascii="NimbusRomNo9L-Regu" w:hAnsi="NimbusRomNo9L-Regu" w:cs="NimbusRomNo9L-Regu"/>
          <w:b/>
          <w:sz w:val="32"/>
          <w:szCs w:val="20"/>
          <w:rPrChange w:id="172" w:author="Matt" w:date="2014-08-26T19:57:00Z">
            <w:rPr>
              <w:ins w:id="173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proofErr w:type="gramStart"/>
      <w:ins w:id="174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7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</w:t>
        </w:r>
        <w:proofErr w:type="gramEnd"/>
        <w:r w:rsidRPr="00C21B64">
          <w:rPr>
            <w:rFonts w:ascii="NimbusRomNo9L-Regu" w:hAnsi="NimbusRomNo9L-Regu" w:cs="NimbusRomNo9L-Regu"/>
            <w:b/>
            <w:sz w:val="32"/>
            <w:szCs w:val="20"/>
            <w:rPrChange w:id="17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7" w:author="Matt" w:date="2014-08-25T21:10:00Z"/>
          <w:rFonts w:ascii="NimbusRomNo9L-Regu" w:hAnsi="NimbusRomNo9L-Regu" w:cs="NimbusRomNo9L-Regu"/>
          <w:b/>
          <w:sz w:val="32"/>
          <w:szCs w:val="20"/>
          <w:rPrChange w:id="178" w:author="Matt" w:date="2014-08-26T19:57:00Z">
            <w:rPr>
              <w:ins w:id="179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80" w:author="Matt" w:date="2014-08-25T21:08:00Z"/>
          <w:rFonts w:ascii="NimbusRomNo9L-Regu" w:hAnsi="NimbusRomNo9L-Regu" w:cs="NimbusRomNo9L-Regu"/>
          <w:b/>
          <w:sz w:val="32"/>
          <w:szCs w:val="20"/>
          <w:rPrChange w:id="181" w:author="Matt" w:date="2014-08-26T19:57:00Z">
            <w:rPr>
              <w:ins w:id="182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83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8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85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86" w:author="Matt" w:date="2014-08-26T19:53:00Z"/>
          <w:rFonts w:ascii="Times New Roman" w:hAnsi="Times New Roman" w:cs="Times New Roman"/>
          <w:sz w:val="24"/>
          <w:szCs w:val="24"/>
        </w:rPr>
      </w:pPr>
      <w:ins w:id="187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88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CCF72BE" w14:textId="52D114B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189" w:author="Matt" w:date="2014-09-08T09:36:00Z"/>
          <w:rFonts w:ascii="NimbusRomNo9L-Regu" w:hAnsi="NimbusRomNo9L-Regu" w:cs="NimbusRomNo9L-Regu"/>
          <w:sz w:val="20"/>
          <w:szCs w:val="20"/>
        </w:rPr>
      </w:pPr>
      <w:ins w:id="190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Charlie responded:</w:t>
        </w:r>
      </w:ins>
    </w:p>
    <w:p w14:paraId="2CEA1A26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1" w:author="Matt" w:date="2014-09-08T09:36:00Z"/>
          <w:rFonts w:ascii="Menlo Regular" w:hAnsi="Menlo Regular" w:cs="Menlo Regular"/>
        </w:rPr>
      </w:pPr>
      <w:proofErr w:type="gramStart"/>
      <w:ins w:id="192" w:author="Matt" w:date="2014-09-08T09:36:00Z">
        <w:r>
          <w:rPr>
            <w:rFonts w:ascii="Menlo Regular" w:hAnsi="Menlo Regular" w:cs="Menlo Regular"/>
          </w:rPr>
          <w:t>from</w:t>
        </w:r>
        <w:proofErr w:type="gramEnd"/>
        <w:r>
          <w:rPr>
            <w:rFonts w:ascii="Menlo Regular" w:hAnsi="Menlo Regular" w:cs="Menlo Regular"/>
          </w:rPr>
          <w:t xml:space="preserve"> Steve </w:t>
        </w:r>
        <w:proofErr w:type="spellStart"/>
        <w:r>
          <w:rPr>
            <w:rFonts w:ascii="Menlo Regular" w:hAnsi="Menlo Regular" w:cs="Menlo Regular"/>
          </w:rPr>
          <w:t>Balogh</w:t>
        </w:r>
        <w:proofErr w:type="spellEnd"/>
        <w:r>
          <w:rPr>
            <w:rFonts w:ascii="Menlo Regular" w:hAnsi="Menlo Regular" w:cs="Menlo Regular"/>
          </w:rPr>
          <w:t xml:space="preserve"> :</w:t>
        </w:r>
      </w:ins>
    </w:p>
    <w:p w14:paraId="2BF9FC85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3" w:author="Matt" w:date="2014-09-08T09:36:00Z"/>
          <w:rFonts w:ascii="Menlo Regular" w:hAnsi="Menlo Regular" w:cs="Menlo Regular"/>
        </w:rPr>
      </w:pPr>
    </w:p>
    <w:p w14:paraId="3059568E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4" w:author="Matt" w:date="2014-09-08T09:36:00Z"/>
          <w:rFonts w:ascii="Menlo Regular" w:hAnsi="Menlo Regular" w:cs="Menlo Regular"/>
        </w:rPr>
      </w:pPr>
    </w:p>
    <w:p w14:paraId="6E5A501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5" w:author="Matt" w:date="2014-09-08T09:36:00Z"/>
          <w:rFonts w:ascii="Menlo Regular" w:hAnsi="Menlo Regular" w:cs="Menlo Regular"/>
        </w:rPr>
      </w:pPr>
    </w:p>
    <w:p w14:paraId="19BE64C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6" w:author="Matt" w:date="2014-09-08T09:36:00Z"/>
          <w:rFonts w:ascii="Menlo Regular" w:hAnsi="Menlo Regular" w:cs="Menlo Regular"/>
        </w:rPr>
      </w:pPr>
      <w:ins w:id="197" w:author="Matt" w:date="2014-09-08T09:36:00Z">
        <w:r>
          <w:rPr>
            <w:rFonts w:ascii="Menlo Regular" w:hAnsi="Menlo Regular" w:cs="Menlo Regular"/>
          </w:rPr>
          <w:t xml:space="preserve">Also, this is how I ended up phrasing it in my dissertation: </w:t>
        </w:r>
      </w:ins>
    </w:p>
    <w:p w14:paraId="382D26F2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8" w:author="Matt" w:date="2014-09-08T09:36:00Z"/>
          <w:rFonts w:ascii="Menlo Regular" w:hAnsi="Menlo Regular" w:cs="Menlo Regular"/>
        </w:rPr>
      </w:pPr>
    </w:p>
    <w:p w14:paraId="373BE70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9" w:author="Matt" w:date="2014-09-08T09:36:00Z"/>
          <w:rFonts w:ascii="Menlo Regular" w:hAnsi="Menlo Regular" w:cs="Menlo Regular"/>
        </w:rPr>
      </w:pPr>
    </w:p>
    <w:p w14:paraId="101B04F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0" w:author="Matt" w:date="2014-09-08T09:36:00Z"/>
          <w:rFonts w:ascii="Menlo Regular" w:hAnsi="Menlo Regular" w:cs="Menlo Regular"/>
        </w:rPr>
      </w:pPr>
      <w:ins w:id="201" w:author="Matt" w:date="2014-09-08T09:36:00Z">
        <w:r>
          <w:rPr>
            <w:rFonts w:ascii="Menlo Regular" w:hAnsi="Menlo Regular" w:cs="Menlo Regular"/>
          </w:rPr>
          <w:t>"Additionally, when the price of oil increases sharply, there is also a lagged, non-linear response of GDP contraction, which seems to have happened during the last ten out of eleven recessionary periods for most of the Western economies (Hamilton 2003, 2011)."</w:t>
        </w:r>
      </w:ins>
    </w:p>
    <w:p w14:paraId="7799154B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2" w:author="Matt" w:date="2014-09-08T09:36:00Z"/>
          <w:rFonts w:ascii="Menlo Regular" w:hAnsi="Menlo Regular" w:cs="Menlo Regular"/>
        </w:rPr>
      </w:pPr>
    </w:p>
    <w:p w14:paraId="46D2E19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3" w:author="Matt" w:date="2014-09-08T09:36:00Z"/>
          <w:rFonts w:ascii="Menlo Regular" w:hAnsi="Menlo Regular" w:cs="Menlo Regular"/>
        </w:rPr>
      </w:pPr>
    </w:p>
    <w:p w14:paraId="23256E1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4" w:author="Matt" w:date="2014-09-08T09:36:00Z"/>
          <w:rFonts w:ascii="Menlo Regular" w:hAnsi="Menlo Regular" w:cs="Menlo Regular"/>
        </w:rPr>
      </w:pPr>
      <w:ins w:id="205" w:author="Matt" w:date="2014-09-08T09:36:00Z">
        <w:r>
          <w:rPr>
            <w:rFonts w:ascii="Menlo Regular" w:hAnsi="Menlo Regular" w:cs="Menlo Regular"/>
          </w:rPr>
          <w:t xml:space="preserve">Hamilton JD. 2003. What is an oil shock? J Econ. </w:t>
        </w:r>
        <w:proofErr w:type="gramStart"/>
        <w:r>
          <w:rPr>
            <w:rFonts w:ascii="Menlo Regular" w:hAnsi="Menlo Regular" w:cs="Menlo Regular"/>
          </w:rPr>
          <w:t>113: 363–398.</w:t>
        </w:r>
        <w:proofErr w:type="gramEnd"/>
        <w:r>
          <w:rPr>
            <w:rFonts w:ascii="Menlo Regular" w:hAnsi="Menlo Regular" w:cs="Menlo Regular"/>
          </w:rPr>
          <w:t xml:space="preserve"> </w:t>
        </w:r>
      </w:ins>
    </w:p>
    <w:p w14:paraId="6DFD5B7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6" w:author="Matt" w:date="2014-09-08T09:36:00Z"/>
          <w:rFonts w:ascii="Menlo Regular" w:hAnsi="Menlo Regular" w:cs="Menlo Regular"/>
        </w:rPr>
      </w:pPr>
    </w:p>
    <w:p w14:paraId="2BA9FE4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7" w:author="Matt" w:date="2014-09-08T09:36:00Z"/>
          <w:rFonts w:ascii="Menlo Regular" w:hAnsi="Menlo Regular" w:cs="Menlo Regular"/>
        </w:rPr>
      </w:pPr>
    </w:p>
    <w:p w14:paraId="338BD55C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8" w:author="Matt" w:date="2014-09-08T09:36:00Z"/>
          <w:rFonts w:ascii="Menlo Regular" w:hAnsi="Menlo Regular" w:cs="Menlo Regular"/>
        </w:rPr>
      </w:pPr>
      <w:ins w:id="209" w:author="Matt" w:date="2014-09-08T09:36:00Z">
        <w:r>
          <w:rPr>
            <w:rFonts w:ascii="Menlo Regular" w:hAnsi="Menlo Regular" w:cs="Menlo Regular"/>
          </w:rPr>
          <w:t xml:space="preserve">Hamilton JD. 2011. Nonlinearities and the macroeconomic effects of oil prices. Macroeconomic </w:t>
        </w:r>
      </w:ins>
    </w:p>
    <w:p w14:paraId="3D71D3A4" w14:textId="16850AC8" w:rsidR="00D16CC1" w:rsidRDefault="00D16CC1" w:rsidP="00D16CC1">
      <w:pPr>
        <w:autoSpaceDE w:val="0"/>
        <w:autoSpaceDN w:val="0"/>
        <w:adjustRightInd w:val="0"/>
        <w:spacing w:after="0" w:line="240" w:lineRule="auto"/>
        <w:rPr>
          <w:ins w:id="210" w:author="Matt" w:date="2014-08-25T21:08:00Z"/>
          <w:rFonts w:ascii="NimbusRomNo9L-Regu" w:hAnsi="NimbusRomNo9L-Regu" w:cs="NimbusRomNo9L-Regu"/>
          <w:sz w:val="20"/>
          <w:szCs w:val="20"/>
        </w:rPr>
      </w:pPr>
      <w:ins w:id="211" w:author="Matt" w:date="2014-09-08T09:36:00Z">
        <w:r>
          <w:rPr>
            <w:rFonts w:ascii="Menlo Regular" w:hAnsi="Menlo Regular" w:cs="Menlo Regular"/>
          </w:rPr>
          <w:t xml:space="preserve">Dynamics. </w:t>
        </w:r>
        <w:proofErr w:type="gramStart"/>
        <w:r>
          <w:rPr>
            <w:rFonts w:ascii="Menlo Regular" w:hAnsi="Menlo Regular" w:cs="Menlo Regular"/>
          </w:rPr>
          <w:t>15: 364–378.</w:t>
        </w:r>
      </w:ins>
      <w:proofErr w:type="gramEnd"/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212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08FB64C4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3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3A2CEF80" w14:textId="0EA1BA9C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4" w:author="Matt" w:date="2014-09-08T09:36:00Z"/>
          <w:rFonts w:ascii="NimbusRomNo9L-Regu" w:hAnsi="NimbusRomNo9L-Regu" w:cs="NimbusRomNo9L-Regu"/>
          <w:sz w:val="20"/>
          <w:szCs w:val="20"/>
        </w:rPr>
      </w:pPr>
      <w:ins w:id="215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Not sure how this helps</w:t>
        </w:r>
        <w:r w:rsidR="00C030AD">
          <w:rPr>
            <w:rFonts w:ascii="NimbusRomNo9L-Regu" w:hAnsi="NimbusRomNo9L-Regu" w:cs="NimbusRomNo9L-Regu"/>
            <w:sz w:val="20"/>
            <w:szCs w:val="20"/>
          </w:rPr>
          <w:t>. We already reference Hamilton elsewhere. And, I don</w:t>
        </w:r>
      </w:ins>
      <w:ins w:id="216" w:author="Matt" w:date="2014-09-08T09:45:00Z">
        <w:r w:rsidR="00C030AD">
          <w:rPr>
            <w:rFonts w:ascii="NimbusRomNo9L-Regu" w:hAnsi="NimbusRomNo9L-Regu" w:cs="NimbusRomNo9L-Regu"/>
            <w:sz w:val="20"/>
            <w:szCs w:val="20"/>
          </w:rPr>
          <w:t xml:space="preserve">’t think that Hamilton identifies the 5.5% threshold. I left the text as-is. </w:t>
        </w:r>
      </w:ins>
    </w:p>
    <w:p w14:paraId="2F5558F8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7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842EA8C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Low cost share.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</w:t>
      </w:r>
      <w:bookmarkStart w:id="218" w:name="OLE_LINK10"/>
      <w:bookmarkStart w:id="219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220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221" w:author="Matt" w:date="2014-08-25T21:28:00Z"/>
          <w:rFonts w:ascii="NimbusRomNo9L-Regu" w:hAnsi="NimbusRomNo9L-Regu" w:cs="NimbusRomNo9L-Regu"/>
          <w:sz w:val="20"/>
          <w:szCs w:val="20"/>
        </w:rPr>
      </w:pPr>
      <w:ins w:id="222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223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224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25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6" w:author="Matt" w:date="2014-08-25T21:28:00Z"/>
          <w:rFonts w:ascii="NimbusRomNo9L-Regu" w:hAnsi="NimbusRomNo9L-Regu" w:cs="NimbusRomNo9L-Regu"/>
          <w:sz w:val="20"/>
          <w:szCs w:val="20"/>
        </w:rPr>
      </w:pPr>
      <w:ins w:id="22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2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0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3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based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3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not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4" w:author="Matt" w:date="2014-08-25T21:28:00Z"/>
          <w:rFonts w:ascii="NimbusRomNo9L-Regu" w:hAnsi="NimbusRomNo9L-Regu" w:cs="NimbusRomNo9L-Regu"/>
          <w:sz w:val="20"/>
          <w:szCs w:val="20"/>
        </w:rPr>
      </w:pPr>
      <w:ins w:id="23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3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3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0" w:author="Matt" w:date="2014-08-25T21:28:00Z"/>
          <w:rFonts w:ascii="NimbusRomNo9L-Regu" w:hAnsi="NimbusRomNo9L-Regu" w:cs="NimbusRomNo9L-Regu"/>
          <w:sz w:val="20"/>
          <w:szCs w:val="20"/>
        </w:rPr>
      </w:pPr>
      <w:ins w:id="24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4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4" w:author="Matt" w:date="2014-08-25T21:28:00Z"/>
          <w:rFonts w:ascii="NimbusRomNo9L-Regu" w:hAnsi="NimbusRomNo9L-Regu" w:cs="NimbusRomNo9L-Regu"/>
          <w:sz w:val="20"/>
          <w:szCs w:val="20"/>
        </w:rPr>
      </w:pPr>
      <w:ins w:id="24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4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4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by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0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5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2" w:author="Matt" w:date="2014-08-25T21:28:00Z"/>
          <w:rFonts w:ascii="NimbusRomNo9L-Regu" w:hAnsi="NimbusRomNo9L-Regu" w:cs="NimbusRomNo9L-Regu"/>
          <w:sz w:val="20"/>
          <w:szCs w:val="20"/>
        </w:rPr>
      </w:pPr>
      <w:ins w:id="25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5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is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6" w:author="Matt" w:date="2014-08-25T21:29:00Z"/>
          <w:rFonts w:ascii="NimbusRomNo9L-Regu" w:hAnsi="NimbusRomNo9L-Regu" w:cs="NimbusRomNo9L-Regu"/>
          <w:sz w:val="20"/>
          <w:szCs w:val="20"/>
        </w:rPr>
      </w:pPr>
      <w:proofErr w:type="gramStart"/>
      <w:ins w:id="25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58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9" w:author="Matt" w:date="2014-08-25T21:28:00Z"/>
          <w:rFonts w:ascii="NimbusRomNo9L-Regu" w:hAnsi="NimbusRomNo9L-Regu" w:cs="NimbusRomNo9L-Regu"/>
          <w:sz w:val="20"/>
          <w:szCs w:val="20"/>
        </w:rPr>
      </w:pPr>
      <w:ins w:id="26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61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26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>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6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it usually EVENTUALLY REFLECTED IN   cost</w:t>
      </w:r>
    </w:p>
    <w:bookmarkEnd w:id="218"/>
    <w:bookmarkEnd w:id="219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6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7" w:author="Matt" w:date="2014-09-08T09:51:00Z"/>
          <w:rFonts w:ascii="NimbusRomNo9L-Regu" w:hAnsi="NimbusRomNo9L-Regu" w:cs="NimbusRomNo9L-Regu"/>
          <w:sz w:val="20"/>
          <w:szCs w:val="20"/>
        </w:rPr>
      </w:pPr>
      <w:ins w:id="268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7E9EC456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9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2BDF13ED" w14:textId="756DAE84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0" w:author="Matt" w:date="2014-08-25T21:23:00Z"/>
          <w:rFonts w:ascii="NimbusRomNo9L-Regu" w:hAnsi="NimbusRomNo9L-Regu" w:cs="NimbusRomNo9L-Regu"/>
          <w:sz w:val="20"/>
          <w:szCs w:val="20"/>
        </w:rPr>
      </w:pPr>
      <w:ins w:id="271" w:author="Matt" w:date="2014-09-08T09:51:00Z">
        <w:r>
          <w:rPr>
            <w:rFonts w:ascii="NimbusRomNo9L-Regu" w:hAnsi="NimbusRomNo9L-Regu" w:cs="NimbusRomNo9L-Regu"/>
            <w:sz w:val="20"/>
            <w:szCs w:val="20"/>
          </w:rPr>
          <w:t xml:space="preserve">Charlie said: </w:t>
        </w:r>
        <w:r>
          <w:rPr>
            <w:rFonts w:ascii="Menlo Regular" w:hAnsi="Menlo Regular" w:cs="Menlo Regular"/>
          </w:rPr>
          <w:t xml:space="preserve">I need context, but I think it refers to low EROI   (also </w:t>
        </w:r>
        <w:proofErr w:type="gramStart"/>
        <w:r>
          <w:rPr>
            <w:rFonts w:ascii="Menlo Regular" w:hAnsi="Menlo Regular" w:cs="Menlo Regular"/>
          </w:rPr>
          <w:t>add</w:t>
        </w:r>
        <w:proofErr w:type="gramEnd"/>
        <w:r>
          <w:rPr>
            <w:rFonts w:ascii="Menlo Regular" w:hAnsi="Menlo Regular" w:cs="Menlo Regular"/>
          </w:rPr>
          <w:t xml:space="preserve"> "is"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72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0BCD074D" w14:textId="3F370117" w:rsidR="00BF1FCB" w:rsidRDefault="009204B9" w:rsidP="00D03E3A">
      <w:pPr>
        <w:autoSpaceDE w:val="0"/>
        <w:autoSpaceDN w:val="0"/>
        <w:adjustRightInd w:val="0"/>
        <w:spacing w:after="0" w:line="240" w:lineRule="auto"/>
        <w:rPr>
          <w:ins w:id="273" w:author="Matt" w:date="2014-09-08T09:51:00Z"/>
          <w:rFonts w:ascii="NimbusRomNo9L-Regu" w:hAnsi="NimbusRomNo9L-Regu" w:cs="NimbusRomNo9L-Regu"/>
          <w:sz w:val="20"/>
          <w:szCs w:val="20"/>
        </w:rPr>
      </w:pPr>
      <w:ins w:id="274" w:author="Matt" w:date="2014-09-08T09:53:00Z">
        <w:r>
          <w:rPr>
            <w:rFonts w:ascii="NimbusRomNo9L-Regu" w:hAnsi="NimbusRomNo9L-Regu" w:cs="NimbusRomNo9L-Regu"/>
            <w:sz w:val="20"/>
            <w:szCs w:val="20"/>
          </w:rPr>
          <w:t>I now see that this comment was focused on the sentence “</w:t>
        </w:r>
        <w:r>
          <w:rPr>
            <w:rFonts w:ascii="Helvetica" w:hAnsi="Helvetica" w:cs="Helvetica"/>
            <w:color w:val="000000"/>
            <w:sz w:val="20"/>
            <w:szCs w:val="20"/>
          </w:rPr>
          <w:t>“Best” and “easiest” can be measured in several ways, but it usually comes down to cost.”</w:t>
        </w:r>
      </w:ins>
    </w:p>
    <w:p w14:paraId="539DC680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5" w:author="Matt" w:date="2014-09-08T09:53:00Z"/>
          <w:rFonts w:ascii="NimbusRomNo9L-Regu" w:hAnsi="NimbusRomNo9L-Regu" w:cs="NimbusRomNo9L-Regu"/>
          <w:sz w:val="20"/>
          <w:szCs w:val="20"/>
        </w:rPr>
      </w:pPr>
    </w:p>
    <w:p w14:paraId="3C31B5EF" w14:textId="2B6F6AE9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6" w:author="Matt" w:date="2014-09-08T09:54:00Z"/>
          <w:rFonts w:ascii="NimbusRomNo9L-Regu" w:hAnsi="NimbusRomNo9L-Regu" w:cs="NimbusRomNo9L-Regu"/>
          <w:sz w:val="20"/>
          <w:szCs w:val="20"/>
        </w:rPr>
      </w:pPr>
      <w:ins w:id="277" w:author="Matt" w:date="2014-09-08T09:54:00Z">
        <w:r>
          <w:rPr>
            <w:rFonts w:ascii="NimbusRomNo9L-Regu" w:hAnsi="NimbusRomNo9L-Regu" w:cs="NimbusRomNo9L-Regu"/>
            <w:sz w:val="20"/>
            <w:szCs w:val="20"/>
          </w:rPr>
          <w:t>The sentence now reads:</w:t>
        </w:r>
      </w:ins>
    </w:p>
    <w:p w14:paraId="3E1AF680" w14:textId="77777777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8" w:author="Matt" w:date="2014-09-08T09:54:00Z"/>
          <w:rFonts w:ascii="NimbusRomNo9L-Regu" w:hAnsi="NimbusRomNo9L-Regu" w:cs="NimbusRomNo9L-Regu"/>
          <w:sz w:val="20"/>
          <w:szCs w:val="20"/>
        </w:rPr>
      </w:pPr>
    </w:p>
    <w:p w14:paraId="5E48EE8D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79" w:author="Matt" w:date="2014-09-08T09:58:00Z"/>
          <w:rFonts w:ascii="NimbusRomNo9L-Regu" w:hAnsi="NimbusRomNo9L-Regu" w:cs="NimbusRomNo9L-Regu"/>
          <w:sz w:val="20"/>
          <w:szCs w:val="20"/>
        </w:rPr>
      </w:pPr>
      <w:ins w:id="280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>``</w:t>
        </w:r>
        <w:proofErr w:type="gramStart"/>
        <w:r w:rsidRPr="00391D0E">
          <w:rPr>
            <w:rFonts w:ascii="NimbusRomNo9L-Regu" w:hAnsi="NimbusRomNo9L-Regu" w:cs="NimbusRomNo9L-Regu"/>
            <w:sz w:val="20"/>
            <w:szCs w:val="20"/>
          </w:rPr>
          <w:t>Best</w:t>
        </w:r>
        <w:proofErr w:type="gramEnd"/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'' and ``easiest'' can be assessed in several ways, </w:t>
        </w:r>
      </w:ins>
    </w:p>
    <w:p w14:paraId="2EF48F2F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81" w:author="Matt" w:date="2014-09-08T09:58:00Z"/>
          <w:rFonts w:ascii="NimbusRomNo9L-Regu" w:hAnsi="NimbusRomNo9L-Regu" w:cs="NimbusRomNo9L-Regu"/>
          <w:sz w:val="20"/>
          <w:szCs w:val="20"/>
        </w:rPr>
      </w:pPr>
      <w:proofErr w:type="gramStart"/>
      <w:ins w:id="282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 physical factors that make a resource ``best'' or ``easiest to extract'' </w:t>
        </w:r>
      </w:ins>
    </w:p>
    <w:p w14:paraId="6C654163" w14:textId="0FA8FAE8" w:rsidR="009204B9" w:rsidRDefault="009D36A7" w:rsidP="00391D0E">
      <w:pPr>
        <w:autoSpaceDE w:val="0"/>
        <w:autoSpaceDN w:val="0"/>
        <w:adjustRightInd w:val="0"/>
        <w:spacing w:after="0" w:line="240" w:lineRule="auto"/>
        <w:rPr>
          <w:ins w:id="283" w:author="Matt" w:date="2014-09-08T09:51:00Z"/>
          <w:rFonts w:ascii="NimbusRomNo9L-Regu" w:hAnsi="NimbusRomNo9L-Regu" w:cs="NimbusRomNo9L-Regu"/>
          <w:sz w:val="20"/>
          <w:szCs w:val="20"/>
        </w:rPr>
      </w:pPr>
      <w:proofErr w:type="gramStart"/>
      <w:ins w:id="284" w:author="Matt" w:date="2014-09-08T11:06:00Z">
        <w:r>
          <w:rPr>
            <w:rFonts w:ascii="NimbusRomNo9L-Regu" w:hAnsi="NimbusRomNo9L-Regu" w:cs="NimbusRomNo9L-Regu"/>
            <w:sz w:val="20"/>
            <w:szCs w:val="20"/>
          </w:rPr>
          <w:t>e</w:t>
        </w:r>
        <w:r w:rsidR="00BC574D" w:rsidRPr="00391D0E">
          <w:rPr>
            <w:rFonts w:ascii="NimbusRomNo9L-Regu" w:hAnsi="NimbusRomNo9L-Regu" w:cs="NimbusRomNo9L-Regu"/>
            <w:sz w:val="20"/>
            <w:szCs w:val="20"/>
          </w:rPr>
          <w:t>ventually</w:t>
        </w:r>
      </w:ins>
      <w:proofErr w:type="gramEnd"/>
      <w:ins w:id="285" w:author="Matt" w:date="2014-09-08T09:58:00Z">
        <w:r w:rsidR="00A13835">
          <w:rPr>
            <w:rFonts w:ascii="NimbusRomNo9L-Regu" w:hAnsi="NimbusRomNo9L-Regu" w:cs="NimbusRomNo9L-Regu"/>
            <w:sz w:val="20"/>
            <w:szCs w:val="20"/>
          </w:rPr>
          <w:t xml:space="preserve"> manifest as lower</w:t>
        </w:r>
        <w:r w:rsidR="00391D0E" w:rsidRPr="00391D0E">
          <w:rPr>
            <w:rFonts w:ascii="NimbusRomNo9L-Regu" w:hAnsi="NimbusRomNo9L-Regu" w:cs="NimbusRomNo9L-Regu"/>
            <w:sz w:val="20"/>
            <w:szCs w:val="20"/>
          </w:rPr>
          <w:t xml:space="preserve"> cost.</w:t>
        </w:r>
      </w:ins>
    </w:p>
    <w:p w14:paraId="66D4F8CF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86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87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19, Fig. 2] In other words,  ……Actually this is misleading because the value of 100:1 is not for extracting oil but for finding it. The values for US are given in Guilford et al.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aboput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28:1 in 1970s to 10:1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2007)v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and for the world (publically traded) in Gagnon et al. 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36:1 in 1990s to 18:1 in 2006 or so.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8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9" w:author="Matt" w:date="2014-08-26T11:55:00Z"/>
          <w:rFonts w:ascii="NimbusRomNo9L-Regu" w:hAnsi="NimbusRomNo9L-Regu" w:cs="NimbusRomNo9L-Regu"/>
          <w:sz w:val="20"/>
          <w:szCs w:val="20"/>
        </w:rPr>
      </w:pPr>
      <w:ins w:id="290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91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2" w:author="Matt" w:date="2014-08-26T11:55:00Z"/>
          <w:rFonts w:ascii="NimbusRomNo9L-Regu" w:hAnsi="NimbusRomNo9L-Regu" w:cs="NimbusRomNo9L-Regu"/>
          <w:sz w:val="20"/>
          <w:szCs w:val="20"/>
        </w:rPr>
      </w:pPr>
      <w:ins w:id="29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Turning again to our oil example, 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4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9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6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29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8" w:author="Matt" w:date="2014-08-26T11:55:00Z"/>
          <w:rFonts w:ascii="NimbusRomNo9L-Regu" w:hAnsi="NimbusRomNo9L-Regu" w:cs="NimbusRomNo9L-Regu"/>
          <w:sz w:val="20"/>
          <w:szCs w:val="20"/>
        </w:rPr>
      </w:pPr>
      <w:ins w:id="29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0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30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2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30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4" w:author="Matt" w:date="2014-08-26T11:55:00Z"/>
          <w:rFonts w:ascii="NimbusRomNo9L-Regu" w:hAnsi="NimbusRomNo9L-Regu" w:cs="NimbusRomNo9L-Regu"/>
          <w:sz w:val="20"/>
          <w:szCs w:val="20"/>
        </w:rPr>
      </w:pPr>
      <w:ins w:id="30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In other words, it takes </w:t>
        </w:r>
        <w:proofErr w:type="gramStart"/>
        <w:r w:rsidRPr="009D7BF3">
          <w:rPr>
            <w:rFonts w:ascii="NimbusRomNo9L-Regu" w:hAnsi="NimbusRomNo9L-Regu" w:cs="NimbusRomNo9L-Regu"/>
            <w:sz w:val="20"/>
            <w:szCs w:val="20"/>
          </w:rPr>
          <w:t>about twice as much energy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6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30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8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30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31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311" w:author="Matt" w:date="2014-08-26T12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312" w:name="OLE_LINK12"/>
      <w:bookmarkStart w:id="313" w:name="OLE_LINK13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312"/>
      <w:bookmarkEnd w:id="313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theowners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14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315" w:author="Matt" w:date="2014-08-26T12:11:00Z"/>
          <w:rFonts w:ascii="NimbusRomNo9L-Regu" w:hAnsi="NimbusRomNo9L-Regu" w:cs="NimbusRomNo9L-Regu"/>
          <w:sz w:val="20"/>
          <w:szCs w:val="20"/>
        </w:rPr>
      </w:pPr>
      <w:ins w:id="316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317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8" w:author="Matt" w:date="2014-08-26T12:11:00Z"/>
          <w:rFonts w:ascii="NimbusRomNo9L-Regu" w:hAnsi="NimbusRomNo9L-Regu" w:cs="NimbusRomNo9L-Regu"/>
          <w:sz w:val="20"/>
          <w:szCs w:val="20"/>
        </w:rPr>
      </w:pPr>
      <w:ins w:id="31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 early 19$^{</w:t>
        </w:r>
        <w:proofErr w:type="spellStart"/>
        <w:proofErr w:type="gramStart"/>
        <w:r w:rsidRPr="007124E6">
          <w:rPr>
            <w:rFonts w:ascii="NimbusRomNo9L-Regu" w:hAnsi="NimbusRomNo9L-Regu" w:cs="NimbusRomNo9L-Regu"/>
            <w:sz w:val="20"/>
            <w:szCs w:val="20"/>
          </w:rPr>
          <w:t>th</w:t>
        </w:r>
        <w:proofErr w:type="spellEnd"/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0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32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principle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2" w:author="Matt" w:date="2014-08-26T12:11:00Z"/>
          <w:rFonts w:ascii="NimbusRomNo9L-Regu" w:hAnsi="NimbusRomNo9L-Regu" w:cs="NimbusRomNo9L-Regu"/>
          <w:sz w:val="20"/>
          <w:szCs w:val="20"/>
        </w:rPr>
      </w:pPr>
      <w:ins w:id="323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4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32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6" w:author="Matt" w:date="2014-08-26T12:11:00Z"/>
          <w:rFonts w:ascii="NimbusRomNo9L-Regu" w:hAnsi="NimbusRomNo9L-Regu" w:cs="NimbusRomNo9L-Regu"/>
          <w:sz w:val="20"/>
          <w:szCs w:val="20"/>
        </w:rPr>
      </w:pPr>
      <w:ins w:id="327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8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32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30" w:author="Matt" w:date="2014-08-26T12:11:00Z"/>
          <w:rFonts w:ascii="NimbusRomNo9L-Regu" w:hAnsi="NimbusRomNo9L-Regu" w:cs="NimbusRomNo9L-Regu"/>
          <w:sz w:val="20"/>
          <w:szCs w:val="20"/>
        </w:rPr>
      </w:pPr>
      <w:ins w:id="33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32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that</w:t>
      </w:r>
      <w:proofErr w:type="gramEnd"/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has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lower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33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334" w:author="Matt" w:date="2014-08-26T12:19:00Z"/>
          <w:rFonts w:ascii="Times New Roman" w:hAnsi="Times New Roman" w:cs="Times New Roman"/>
          <w:sz w:val="24"/>
          <w:szCs w:val="24"/>
          <w:rPrChange w:id="335" w:author="Matt" w:date="2014-08-26T19:54:00Z">
            <w:rPr>
              <w:ins w:id="336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37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38" w:author="Matt" w:date="2014-08-26T12:19:00Z"/>
          <w:rFonts w:ascii="NimbusRomNo9L-Medi" w:hAnsi="NimbusRomNo9L-Medi" w:cs="NimbusRomNo9L-Medi"/>
          <w:b/>
          <w:sz w:val="32"/>
          <w:szCs w:val="32"/>
          <w:rPrChange w:id="339" w:author="Matt" w:date="2014-08-26T19:54:00Z">
            <w:rPr>
              <w:ins w:id="340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proofErr w:type="spellStart"/>
      <w:ins w:id="341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2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</w:t>
        </w:r>
        <w:proofErr w:type="spellEnd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4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. Cleveland and O’Connor indicate that shale oil has EROI between 1:1 and 2:1</w:t>
        </w:r>
      </w:ins>
      <w:ins w:id="344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345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346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7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348" w:name="OLE_LINK14"/>
        <w:bookmarkStart w:id="349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50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348"/>
        <w:bookmarkEnd w:id="349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51" w:author="Matt" w:date="2014-08-26T12:31:00Z"/>
          <w:rFonts w:ascii="NimbusRomNo9L-Medi" w:hAnsi="NimbusRomNo9L-Medi" w:cs="NimbusRomNo9L-Medi"/>
          <w:b/>
          <w:sz w:val="32"/>
          <w:szCs w:val="32"/>
          <w:rPrChange w:id="352" w:author="Matt" w:date="2014-08-26T19:54:00Z">
            <w:rPr>
              <w:ins w:id="353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354" w:author="Matt" w:date="2014-08-26T12:19:00Z"/>
          <w:rFonts w:ascii="NimbusRomNo9L-Medi" w:hAnsi="NimbusRomNo9L-Medi" w:cs="NimbusRomNo9L-Medi"/>
          <w:b/>
          <w:sz w:val="32"/>
          <w:szCs w:val="32"/>
          <w:rPrChange w:id="355" w:author="Matt" w:date="2014-08-26T19:54:00Z">
            <w:rPr>
              <w:ins w:id="356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57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5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59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360" w:author="Matt" w:date="2014-08-26T19:54:00Z"/>
          <w:rFonts w:ascii="Times New Roman" w:hAnsi="Times New Roman" w:cs="Times New Roman"/>
          <w:sz w:val="24"/>
          <w:szCs w:val="24"/>
        </w:rPr>
      </w:pPr>
      <w:ins w:id="361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3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1F4D6E5A" w:rsidR="00F347E2" w:rsidRDefault="00E57239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9-08T11:15:00Z"/>
          <w:rFonts w:ascii="NimbusRomNo9L-Medi" w:hAnsi="NimbusRomNo9L-Medi" w:cs="NimbusRomNo9L-Medi"/>
          <w:sz w:val="17"/>
          <w:szCs w:val="17"/>
        </w:rPr>
      </w:pPr>
      <w:ins w:id="365" w:author="Matt" w:date="2014-09-08T11:15:00Z">
        <w:r>
          <w:rPr>
            <w:rFonts w:ascii="NimbusRomNo9L-Medi" w:hAnsi="NimbusRomNo9L-Medi" w:cs="NimbusRomNo9L-Medi"/>
            <w:sz w:val="17"/>
            <w:szCs w:val="17"/>
          </w:rPr>
          <w:t>Charlie said:</w:t>
        </w:r>
      </w:ins>
    </w:p>
    <w:p w14:paraId="24244A91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6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88F25B8" w14:textId="26A6F86F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7" w:author="Matt" w:date="2014-09-08T11:15:00Z"/>
          <w:rFonts w:ascii="NimbusRomNo9L-Medi" w:hAnsi="NimbusRomNo9L-Medi" w:cs="NimbusRomNo9L-Medi"/>
          <w:sz w:val="17"/>
          <w:szCs w:val="17"/>
        </w:rPr>
      </w:pPr>
      <w:ins w:id="368" w:author="Matt" w:date="2014-09-08T11:15:00Z">
        <w:r>
          <w:rPr>
            <w:rFonts w:ascii="Menlo Regular" w:hAnsi="Menlo Regular" w:cs="Menlo Regular"/>
            <w:color w:val="1049BC"/>
          </w:rPr>
          <w:t>I (or you</w:t>
        </w:r>
        <w:proofErr w:type="gramStart"/>
        <w:r>
          <w:rPr>
            <w:rFonts w:ascii="Menlo Regular" w:hAnsi="Menlo Regular" w:cs="Menlo Regular"/>
            <w:color w:val="1049BC"/>
          </w:rPr>
          <w:t>)  may</w:t>
        </w:r>
        <w:proofErr w:type="gramEnd"/>
        <w:r>
          <w:rPr>
            <w:rFonts w:ascii="Menlo Regular" w:hAnsi="Menlo Regular" w:cs="Menlo Regular"/>
            <w:color w:val="1049BC"/>
          </w:rPr>
          <w:t xml:space="preserve"> have confused   shale (e.g.  tight, </w:t>
        </w:r>
        <w:proofErr w:type="spellStart"/>
        <w:r>
          <w:rPr>
            <w:rFonts w:ascii="Menlo Regular" w:hAnsi="Menlo Regular" w:cs="Menlo Regular"/>
            <w:color w:val="1049BC"/>
          </w:rPr>
          <w:t>Bakken</w:t>
        </w:r>
        <w:proofErr w:type="spellEnd"/>
        <w:r>
          <w:rPr>
            <w:rFonts w:ascii="Menlo Regular" w:hAnsi="Menlo Regular" w:cs="Menlo Regular"/>
            <w:color w:val="1049BC"/>
          </w:rPr>
          <w:t xml:space="preserve">   ) oil with oil </w:t>
        </w:r>
        <w:proofErr w:type="spellStart"/>
        <w:r>
          <w:rPr>
            <w:rFonts w:ascii="Menlo Regular" w:hAnsi="Menlo Regular" w:cs="Menlo Regular"/>
            <w:color w:val="1049BC"/>
          </w:rPr>
          <w:t>shales</w:t>
        </w:r>
        <w:proofErr w:type="spellEnd"/>
        <w:r>
          <w:rPr>
            <w:rFonts w:ascii="Menlo Regular" w:hAnsi="Menlo Regular" w:cs="Menlo Regular"/>
            <w:color w:val="1049BC"/>
          </w:rPr>
          <w:t xml:space="preserve"> (Colorado)  .  2:1   is correct for the </w:t>
        </w:r>
        <w:proofErr w:type="gramStart"/>
        <w:r>
          <w:rPr>
            <w:rFonts w:ascii="Menlo Regular" w:hAnsi="Menlo Regular" w:cs="Menlo Regular"/>
            <w:color w:val="1049BC"/>
          </w:rPr>
          <w:t>Colorado  but</w:t>
        </w:r>
        <w:proofErr w:type="gramEnd"/>
        <w:r>
          <w:rPr>
            <w:rFonts w:ascii="Menlo Regular" w:hAnsi="Menlo Regular" w:cs="Menlo Regular"/>
            <w:color w:val="1049BC"/>
          </w:rPr>
          <w:t xml:space="preserve"> not the </w:t>
        </w:r>
        <w:proofErr w:type="spellStart"/>
        <w:r>
          <w:rPr>
            <w:rFonts w:ascii="Menlo Regular" w:hAnsi="Menlo Regular" w:cs="Menlo Regular"/>
            <w:color w:val="1049BC"/>
          </w:rPr>
          <w:t>Bakken</w:t>
        </w:r>
        <w:proofErr w:type="spellEnd"/>
        <w:r>
          <w:rPr>
            <w:rFonts w:ascii="Menlo Regular" w:hAnsi="Menlo Regular" w:cs="Menlo Regular"/>
            <w:color w:val="1049BC"/>
          </w:rPr>
          <w:t xml:space="preserve">, which is probably closer to 12:1 for </w:t>
        </w:r>
        <w:proofErr w:type="spellStart"/>
        <w:r>
          <w:rPr>
            <w:rFonts w:ascii="Menlo Regular" w:hAnsi="Menlo Regular" w:cs="Menlo Regular"/>
            <w:color w:val="1049BC"/>
          </w:rPr>
          <w:t>th</w:t>
        </w:r>
        <w:proofErr w:type="spellEnd"/>
        <w:r>
          <w:rPr>
            <w:rFonts w:ascii="Menlo Regular" w:hAnsi="Menlo Regular" w:cs="Menlo Regular"/>
            <w:color w:val="1049BC"/>
          </w:rPr>
          <w:t xml:space="preserve"> best stuff.</w:t>
        </w:r>
      </w:ins>
    </w:p>
    <w:p w14:paraId="52B822BC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9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6E958613" w14:textId="4F86C151" w:rsidR="00E57239" w:rsidRDefault="00C03EF9" w:rsidP="00C46917">
      <w:pPr>
        <w:autoSpaceDE w:val="0"/>
        <w:autoSpaceDN w:val="0"/>
        <w:adjustRightInd w:val="0"/>
        <w:spacing w:after="0" w:line="240" w:lineRule="auto"/>
        <w:rPr>
          <w:ins w:id="370" w:author="Matt" w:date="2014-09-08T12:49:00Z"/>
          <w:rFonts w:ascii="NimbusRomNo9L-Medi" w:hAnsi="NimbusRomNo9L-Medi" w:cs="NimbusRomNo9L-Medi"/>
          <w:sz w:val="17"/>
          <w:szCs w:val="17"/>
        </w:rPr>
      </w:pPr>
      <w:ins w:id="371" w:author="Matt" w:date="2014-09-08T12:48:00Z">
        <w:r>
          <w:rPr>
            <w:rFonts w:ascii="NimbusRomNo9L-Medi" w:hAnsi="NimbusRomNo9L-Medi" w:cs="NimbusRomNo9L-Medi"/>
            <w:sz w:val="17"/>
            <w:szCs w:val="17"/>
          </w:rPr>
          <w:t xml:space="preserve">Good points. For the purposes of the book, I don’t think it is worthwhile to go into the details of these issues. Rather, I think it will be productive to talk </w:t>
        </w:r>
      </w:ins>
      <w:ins w:id="372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about “unconventional” oil. So, I have re-written these paragraphs as follows</w:t>
        </w:r>
      </w:ins>
      <w:ins w:id="373" w:author="Matt" w:date="2014-09-08T12:52:00Z">
        <w:r w:rsidR="003D0720">
          <w:rPr>
            <w:rFonts w:ascii="NimbusRomNo9L-Medi" w:hAnsi="NimbusRomNo9L-Medi" w:cs="NimbusRomNo9L-Medi"/>
            <w:sz w:val="17"/>
            <w:szCs w:val="17"/>
          </w:rPr>
          <w:t>. I have also eliminated the US oil production figure that showed shale comprising the bulk of the increased production</w:t>
        </w:r>
      </w:ins>
      <w:ins w:id="374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:</w:t>
        </w:r>
      </w:ins>
    </w:p>
    <w:p w14:paraId="23075A82" w14:textId="77777777" w:rsidR="00C03EF9" w:rsidRDefault="00C03EF9" w:rsidP="00C46917">
      <w:pPr>
        <w:autoSpaceDE w:val="0"/>
        <w:autoSpaceDN w:val="0"/>
        <w:adjustRightInd w:val="0"/>
        <w:spacing w:after="0" w:line="240" w:lineRule="auto"/>
        <w:rPr>
          <w:ins w:id="375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5FAC199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6" w:author="Matt" w:date="2014-09-08T12:49:00Z"/>
          <w:rFonts w:ascii="NimbusRomNo9L-Medi" w:hAnsi="NimbusRomNo9L-Medi" w:cs="NimbusRomNo9L-Medi"/>
          <w:sz w:val="17"/>
          <w:szCs w:val="17"/>
        </w:rPr>
      </w:pPr>
      <w:ins w:id="37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energy markets, recent increases in unconventional oil production</w:t>
        </w:r>
      </w:ins>
    </w:p>
    <w:p w14:paraId="685EF0E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8" w:author="Matt" w:date="2014-09-08T12:49:00Z"/>
          <w:rFonts w:ascii="NimbusRomNo9L-Medi" w:hAnsi="NimbusRomNo9L-Medi" w:cs="NimbusRomNo9L-Medi"/>
          <w:sz w:val="17"/>
          <w:szCs w:val="17"/>
        </w:rPr>
      </w:pPr>
      <w:ins w:id="37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(</w:t>
        </w:r>
        <w:proofErr w:type="gramStart"/>
        <w:r w:rsidRPr="00C03EF9">
          <w:rPr>
            <w:rFonts w:ascii="NimbusRomNo9L-Medi" w:hAnsi="NimbusRomNo9L-Medi" w:cs="NimbusRomNo9L-Medi"/>
            <w:sz w:val="17"/>
            <w:szCs w:val="17"/>
          </w:rPr>
          <w:t>from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tar sands and shale)</w:t>
        </w:r>
      </w:ins>
    </w:p>
    <w:p w14:paraId="1D4BA99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0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8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have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been made possible by new extraction and refining technologies.</w:t>
        </w:r>
      </w:ins>
    </w:p>
    <w:p w14:paraId="7AB645D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2" w:author="Matt" w:date="2014-09-08T12:49:00Z"/>
          <w:rFonts w:ascii="NimbusRomNo9L-Medi" w:hAnsi="NimbusRomNo9L-Medi" w:cs="NimbusRomNo9L-Medi"/>
          <w:sz w:val="17"/>
          <w:szCs w:val="17"/>
        </w:rPr>
      </w:pPr>
      <w:ins w:id="38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But most unconventional oil production is accompanied </w:t>
        </w:r>
      </w:ins>
    </w:p>
    <w:p w14:paraId="3DA17111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4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8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by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the same or lower $EROI_{</w:t>
        </w:r>
        <w:proofErr w:type="spellStart"/>
        <w:r w:rsidRPr="00C03EF9">
          <w:rPr>
            <w:rFonts w:ascii="NimbusRomNo9L-Medi" w:hAnsi="NimbusRomNo9L-Medi" w:cs="NimbusRomNo9L-Medi"/>
            <w:sz w:val="17"/>
            <w:szCs w:val="17"/>
          </w:rPr>
          <w:t>soc</w:t>
        </w:r>
        <w:proofErr w:type="spellEnd"/>
        <w:r w:rsidRPr="00C03EF9">
          <w:rPr>
            <w:rFonts w:ascii="NimbusRomNo9L-Medi" w:hAnsi="NimbusRomNo9L-Medi" w:cs="NimbusRomNo9L-Medi"/>
            <w:sz w:val="17"/>
            <w:szCs w:val="17"/>
          </w:rPr>
          <w:t>}$</w:t>
        </w:r>
      </w:ins>
    </w:p>
    <w:p w14:paraId="757B62A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6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8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compared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to conventional crude oil production. </w:t>
        </w:r>
      </w:ins>
    </w:p>
    <w:p w14:paraId="19858E5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8" w:author="Matt" w:date="2014-09-08T12:49:00Z"/>
          <w:rFonts w:ascii="NimbusRomNo9L-Medi" w:hAnsi="NimbusRomNo9L-Medi" w:cs="NimbusRomNo9L-Medi"/>
          <w:sz w:val="17"/>
          <w:szCs w:val="17"/>
        </w:rPr>
      </w:pPr>
      <w:ins w:id="38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Furthermore, today's unconventional oil is more expensive to produce</w:t>
        </w:r>
      </w:ins>
    </w:p>
    <w:p w14:paraId="33B1A2D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0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9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than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the crude of yesteryear.</w:t>
        </w:r>
      </w:ins>
    </w:p>
    <w:p w14:paraId="40C14E7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2" w:author="Matt" w:date="2014-09-08T12:49:00Z"/>
          <w:rFonts w:ascii="NimbusRomNo9L-Medi" w:hAnsi="NimbusRomNo9L-Medi" w:cs="NimbusRomNo9L-Medi"/>
          <w:sz w:val="17"/>
          <w:szCs w:val="17"/>
        </w:rPr>
      </w:pPr>
      <w:ins w:id="39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Consequently, oil prices must remain high for </w:t>
        </w:r>
      </w:ins>
    </w:p>
    <w:p w14:paraId="52EC6A86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4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9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unconventional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production to remain financially feasible into the foreseeable future. </w:t>
        </w:r>
      </w:ins>
    </w:p>
    <w:p w14:paraId="52BF661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6" w:author="Matt" w:date="2014-09-08T12:49:00Z"/>
          <w:rFonts w:ascii="NimbusRomNo9L-Medi" w:hAnsi="NimbusRomNo9L-Medi" w:cs="NimbusRomNo9L-Medi"/>
          <w:sz w:val="17"/>
          <w:szCs w:val="17"/>
        </w:rPr>
      </w:pPr>
      <w:ins w:id="39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Unfortunately, Section~\</w:t>
        </w:r>
        <w:proofErr w:type="gramStart"/>
        <w:r w:rsidRPr="00C03EF9">
          <w:rPr>
            <w:rFonts w:ascii="NimbusRomNo9L-Medi" w:hAnsi="NimbusRomNo9L-Medi" w:cs="NimbusRomNo9L-Medi"/>
            <w:sz w:val="17"/>
            <w:szCs w:val="17"/>
          </w:rPr>
          <w:t>ref{</w:t>
        </w:r>
        <w:proofErr w:type="spellStart"/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>sec:energy-economy_coupling</w:t>
        </w:r>
        <w:proofErr w:type="spellEnd"/>
        <w:r w:rsidRPr="00C03EF9">
          <w:rPr>
            <w:rFonts w:ascii="NimbusRomNo9L-Medi" w:hAnsi="NimbusRomNo9L-Medi" w:cs="NimbusRomNo9L-Medi"/>
            <w:sz w:val="17"/>
            <w:szCs w:val="17"/>
          </w:rPr>
          <w:t>} showed that</w:t>
        </w:r>
      </w:ins>
    </w:p>
    <w:p w14:paraId="13BCE1F8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8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39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energy prices can lead to high energy cost share in the economy</w:t>
        </w:r>
      </w:ins>
    </w:p>
    <w:p w14:paraId="5035977F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0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40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and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recessionary pressure.</w:t>
        </w:r>
      </w:ins>
    </w:p>
    <w:p w14:paraId="3301CA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2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66AFBDF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3" w:author="Matt" w:date="2014-09-08T12:49:00Z"/>
          <w:rFonts w:ascii="NimbusRomNo9L-Medi" w:hAnsi="NimbusRomNo9L-Medi" w:cs="NimbusRomNo9L-Medi"/>
          <w:sz w:val="17"/>
          <w:szCs w:val="17"/>
        </w:rPr>
      </w:pPr>
      <w:ins w:id="40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The fact that shortages of crude oil provide incentives for </w:t>
        </w:r>
      </w:ins>
    </w:p>
    <w:p w14:paraId="7F18782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5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40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technological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advancements that bring unconventional production online </w:t>
        </w:r>
      </w:ins>
    </w:p>
    <w:p w14:paraId="68C5BFC3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7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40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appears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>, at first glace, to be a good thing.</w:t>
        </w:r>
      </w:ins>
    </w:p>
    <w:p w14:paraId="055A8F2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9" w:author="Matt" w:date="2014-09-08T12:49:00Z"/>
          <w:rFonts w:ascii="NimbusRomNo9L-Medi" w:hAnsi="NimbusRomNo9L-Medi" w:cs="NimbusRomNo9L-Medi"/>
          <w:sz w:val="17"/>
          <w:szCs w:val="17"/>
        </w:rPr>
      </w:pPr>
      <w:ins w:id="41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However, energy substitutions are beneficial to society </w:t>
        </w:r>
      </w:ins>
    </w:p>
    <w:p w14:paraId="7E32B9E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1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41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the long run only when the $EROI_{</w:t>
        </w:r>
        <w:proofErr w:type="spellStart"/>
        <w:r w:rsidRPr="00C03EF9">
          <w:rPr>
            <w:rFonts w:ascii="NimbusRomNo9L-Medi" w:hAnsi="NimbusRomNo9L-Medi" w:cs="NimbusRomNo9L-Medi"/>
            <w:sz w:val="17"/>
            <w:szCs w:val="17"/>
          </w:rPr>
          <w:t>soc</w:t>
        </w:r>
        <w:proofErr w:type="spellEnd"/>
        <w:r w:rsidRPr="00C03EF9">
          <w:rPr>
            <w:rFonts w:ascii="NimbusRomNo9L-Medi" w:hAnsi="NimbusRomNo9L-Medi" w:cs="NimbusRomNo9L-Medi"/>
            <w:sz w:val="17"/>
            <w:szCs w:val="17"/>
          </w:rPr>
          <w:t>}$ of the substitute</w:t>
        </w:r>
      </w:ins>
    </w:p>
    <w:p w14:paraId="7B130B5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3" w:author="Matt" w:date="2014-09-08T12:49:00Z"/>
          <w:rFonts w:ascii="NimbusRomNo9L-Medi" w:hAnsi="NimbusRomNo9L-Medi" w:cs="NimbusRomNo9L-Medi"/>
          <w:sz w:val="17"/>
          <w:szCs w:val="17"/>
        </w:rPr>
      </w:pPr>
      <w:proofErr w:type="gramStart"/>
      <w:ins w:id="41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is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equal to or higher than the original.</w:t>
        </w:r>
      </w:ins>
    </w:p>
    <w:p w14:paraId="24A5FD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5" w:author="Matt" w:date="2014-09-08T12:49:00Z"/>
          <w:rFonts w:ascii="NimbusRomNo9L-Medi" w:hAnsi="NimbusRomNo9L-Medi" w:cs="NimbusRomNo9L-Medi"/>
          <w:sz w:val="17"/>
          <w:szCs w:val="17"/>
        </w:rPr>
      </w:pPr>
      <w:ins w:id="41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Thus, the benefits of unconventional oils are modest, at best, when the</w:t>
        </w:r>
      </w:ins>
    </w:p>
    <w:p w14:paraId="5106A983" w14:textId="0EE84D29" w:rsid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7" w:author="Matt" w:date="2014-09-08T11:15:00Z"/>
          <w:rFonts w:ascii="NimbusRomNo9L-Medi" w:hAnsi="NimbusRomNo9L-Medi" w:cs="NimbusRomNo9L-Medi"/>
          <w:sz w:val="17"/>
          <w:szCs w:val="17"/>
        </w:rPr>
      </w:pPr>
      <w:proofErr w:type="gramStart"/>
      <w:ins w:id="41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</w:t>
        </w:r>
        <w:proofErr w:type="gramEnd"/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 financial and energy costs of production are considered.</w:t>
        </w:r>
      </w:ins>
    </w:p>
    <w:p w14:paraId="7945793D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9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D195E09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20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51397402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21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world</w:t>
      </w:r>
      <w:proofErr w:type="gramEnd"/>
      <w:r>
        <w:rPr>
          <w:rFonts w:ascii="txtt" w:hAnsi="txtt" w:cs="txtt"/>
          <w:sz w:val="17"/>
          <w:szCs w:val="17"/>
        </w:rPr>
        <w:t xml:space="preserve">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obtain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this data and plot it similarly? ****</w:t>
      </w:r>
      <w:r>
        <w:t xml:space="preserve">  &gt;&gt;&gt;</w:t>
      </w:r>
      <w:proofErr w:type="gramStart"/>
      <w:r>
        <w:t>again</w:t>
      </w:r>
      <w:proofErr w:type="gramEnd"/>
      <w:r>
        <w:t xml:space="preserve">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2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3" w:author="Matt" w:date="2014-08-26T12:33:00Z"/>
        </w:rPr>
      </w:pPr>
      <w:ins w:id="424" w:author="Matt" w:date="2014-08-26T12:33:00Z">
        <w:r>
          <w:t>OK. We</w:t>
        </w:r>
      </w:ins>
      <w:ins w:id="425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6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consequence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7" w:author="Matt" w:date="2014-08-26T12:3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and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100 years ago. It Not 100 (see Gilford et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al )</w:t>
      </w:r>
      <w:proofErr w:type="gramEnd"/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8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9" w:author="Matt" w:date="2014-08-26T12:40:00Z"/>
          <w:rFonts w:ascii="NimbusRomNo9L-Regu" w:hAnsi="NimbusRomNo9L-Regu" w:cs="NimbusRomNo9L-Regu"/>
          <w:sz w:val="20"/>
          <w:szCs w:val="20"/>
        </w:rPr>
      </w:pPr>
      <w:ins w:id="430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1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2" w:author="Matt" w:date="2014-08-26T12:40:00Z"/>
          <w:rFonts w:ascii="NimbusRomNo9L-Regu" w:hAnsi="NimbusRomNo9L-Regu" w:cs="NimbusRomNo9L-Regu"/>
          <w:sz w:val="20"/>
          <w:szCs w:val="20"/>
        </w:rPr>
      </w:pPr>
      <w:ins w:id="433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4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435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6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437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8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439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0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1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2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43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apply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to any non-renewable material (e.g. copper, fish, soil, timber) or energy stock </w:t>
      </w:r>
      <w:bookmarkStart w:id="444" w:name="OLE_LINK16"/>
      <w:bookmarkStart w:id="445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444"/>
      <w:bookmarkEnd w:id="445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6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7" w:author="Matt" w:date="2014-08-26T12:41:00Z"/>
          <w:rFonts w:ascii="NimbusRomNo9L-Regu" w:hAnsi="NimbusRomNo9L-Regu" w:cs="NimbusRomNo9L-Regu"/>
          <w:sz w:val="20"/>
          <w:szCs w:val="20"/>
        </w:rPr>
      </w:pPr>
      <w:ins w:id="448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9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0" w:author="Matt" w:date="2014-08-26T12:41:00Z"/>
          <w:rFonts w:ascii="NimbusRomNo9L-Regu" w:hAnsi="NimbusRomNo9L-Regu" w:cs="NimbusRomNo9L-Regu"/>
          <w:sz w:val="20"/>
          <w:szCs w:val="20"/>
        </w:rPr>
      </w:pPr>
      <w:ins w:id="45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2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45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4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45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any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6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45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8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45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60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46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62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463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Fig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15  What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does free cash flow OF mean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vs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64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465" w:author="Matt" w:date="2014-08-26T12:56:00Z"/>
          <w:rFonts w:ascii="NimbusRomNo9L-Regu" w:hAnsi="NimbusRomNo9L-Regu" w:cs="NimbusRomNo9L-Regu"/>
          <w:sz w:val="20"/>
          <w:szCs w:val="20"/>
        </w:rPr>
      </w:pPr>
      <w:ins w:id="466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467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468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469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470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</w:t>
        </w:r>
        <w:proofErr w:type="gramStart"/>
        <w:r w:rsidR="00495EE5">
          <w:rPr>
            <w:rFonts w:ascii="NimbusRomNo9L-Regu" w:hAnsi="NimbusRomNo9L-Regu" w:cs="NimbusRomNo9L-Regu"/>
            <w:sz w:val="20"/>
            <w:szCs w:val="20"/>
          </w:rPr>
          <w:t>say</w:t>
        </w:r>
        <w:proofErr w:type="gramEnd"/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“free cash flow of Exxon,” for example.</w:t>
        </w:r>
      </w:ins>
      <w:ins w:id="471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472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473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4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5" w:author="Matt" w:date="2014-08-26T12:52:00Z"/>
          <w:rFonts w:ascii="NimbusRomNo9L-Regu" w:hAnsi="NimbusRomNo9L-Regu" w:cs="NimbusRomNo9L-Regu"/>
          <w:sz w:val="20"/>
          <w:szCs w:val="20"/>
        </w:rPr>
      </w:pPr>
      <w:ins w:id="476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7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8" w:author="Matt" w:date="2014-08-26T12:50:00Z"/>
          <w:rFonts w:ascii="NimbusRomNo9L-Regu" w:hAnsi="NimbusRomNo9L-Regu" w:cs="NimbusRomNo9L-Regu"/>
          <w:sz w:val="20"/>
          <w:szCs w:val="20"/>
        </w:rPr>
      </w:pPr>
      <w:ins w:id="479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480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481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2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3" w:author="Matt" w:date="2014-08-26T12:50:00Z"/>
          <w:rFonts w:ascii="NimbusRomNo9L-Regu" w:hAnsi="NimbusRomNo9L-Regu" w:cs="NimbusRomNo9L-Regu"/>
          <w:sz w:val="20"/>
          <w:szCs w:val="20"/>
        </w:rPr>
      </w:pPr>
      <w:ins w:id="484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</w:t>
        </w:r>
        <w:proofErr w:type="spellStart"/>
        <w:r>
          <w:rPr>
            <w:rFonts w:ascii="NimbusRomNo9L-Regu" w:hAnsi="NimbusRomNo9L-Regu" w:cs="NimbusRomNo9L-Regu"/>
            <w:sz w:val="20"/>
            <w:szCs w:val="20"/>
          </w:rPr>
          <w:t>investopedia</w:t>
        </w:r>
        <w:proofErr w:type="spellEnd"/>
        <w:r>
          <w:rPr>
            <w:rFonts w:ascii="NimbusRomNo9L-Regu" w:hAnsi="NimbusRomNo9L-Regu" w:cs="NimbusRomNo9L-Regu"/>
            <w:sz w:val="20"/>
            <w:szCs w:val="20"/>
          </w:rPr>
          <w:t xml:space="preserve">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 xml:space="preserve">Some believe that Wall Street focuses myopically on earnings while ignoring the "real" cash that a firm generates. </w:t>
        </w:r>
        <w:proofErr w:type="gramStart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Earnings can often be clouded by accounting gimmicks</w:t>
        </w:r>
        <w:proofErr w:type="gramEnd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5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86" w:author="Matt" w:date="2014-08-26T12:48:00Z"/>
          <w:rFonts w:ascii="NimbusRomNo9L-Regu" w:hAnsi="NimbusRomNo9L-Regu" w:cs="NimbusRomNo9L-Regu"/>
          <w:sz w:val="20"/>
          <w:szCs w:val="20"/>
        </w:rPr>
      </w:pPr>
      <w:ins w:id="487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488" w:author="Matt" w:date="2014-08-26T12:49:00Z"/>
          <w:rFonts w:ascii="NimbusRomNo9L-Regu" w:hAnsi="NimbusRomNo9L-Regu" w:cs="NimbusRomNo9L-Regu"/>
          <w:sz w:val="20"/>
          <w:szCs w:val="20"/>
        </w:rPr>
      </w:pPr>
      <w:ins w:id="489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490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491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492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493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494" w:author="Matt" w:date="2014-08-26T12:53:00Z"/>
          <w:rFonts w:ascii="NimbusRomNo9L-Regu" w:hAnsi="NimbusRomNo9L-Regu" w:cs="NimbusRomNo9L-Regu"/>
          <w:sz w:val="20"/>
          <w:szCs w:val="20"/>
        </w:rPr>
      </w:pPr>
      <w:ins w:id="495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496" w:author="Matt" w:date="2014-08-26T12:43:00Z"/>
          <w:rFonts w:ascii="NimbusRomNo9L-Regu" w:hAnsi="NimbusRomNo9L-Regu" w:cs="NimbusRomNo9L-Regu"/>
          <w:sz w:val="20"/>
          <w:szCs w:val="20"/>
        </w:rPr>
      </w:pPr>
      <w:ins w:id="497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671ED872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8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256274BE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9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4D256302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0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2E54103B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1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9FF6C5E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2" w:author="Matt" w:date="2014-09-09T16:41:00Z"/>
          <w:rFonts w:ascii="NimbusRomNo9L-Regu" w:hAnsi="NimbusRomNo9L-Regu" w:cs="NimbusRomNo9L-Regu"/>
          <w:sz w:val="20"/>
          <w:szCs w:val="20"/>
        </w:rPr>
      </w:pPr>
      <w:ins w:id="503" w:author="Matt" w:date="2014-09-09T16:41:00Z">
        <w:r>
          <w:rPr>
            <w:rFonts w:ascii="NimbusRomNo9L-Regu" w:hAnsi="NimbusRomNo9L-Regu" w:cs="NimbusRomNo9L-Regu"/>
            <w:sz w:val="20"/>
            <w:szCs w:val="20"/>
          </w:rPr>
          <w:t>Charlie later said:</w:t>
        </w:r>
      </w:ins>
    </w:p>
    <w:p w14:paraId="545E5357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4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19654AE6" w14:textId="77777777" w:rsidR="00D37641" w:rsidRDefault="00D37641" w:rsidP="00D37641">
      <w:pPr>
        <w:widowControl w:val="0"/>
        <w:autoSpaceDE w:val="0"/>
        <w:autoSpaceDN w:val="0"/>
        <w:adjustRightInd w:val="0"/>
        <w:spacing w:after="0" w:line="240" w:lineRule="auto"/>
        <w:rPr>
          <w:ins w:id="505" w:author="Matt" w:date="2014-09-09T16:41:00Z"/>
          <w:rFonts w:ascii="Menlo Regular" w:hAnsi="Menlo Regular" w:cs="Menlo Regular"/>
        </w:rPr>
      </w:pPr>
      <w:ins w:id="506" w:author="Matt" w:date="2014-09-09T16:41:00Z">
        <w:r>
          <w:rPr>
            <w:rFonts w:ascii="Menlo Regular" w:hAnsi="Menlo Regular" w:cs="Menlo Regular"/>
          </w:rPr>
          <w:t>Define free cash flow in text I would say...</w:t>
        </w:r>
      </w:ins>
    </w:p>
    <w:p w14:paraId="5DF71FE9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7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C901CFC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8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FB4EC9A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9" w:author="Matt" w:date="2014-09-09T16:41:00Z"/>
          <w:rFonts w:ascii="NimbusRomNo9L-Regu" w:hAnsi="NimbusRomNo9L-Regu" w:cs="NimbusRomNo9L-Regu"/>
          <w:sz w:val="20"/>
          <w:szCs w:val="20"/>
        </w:rPr>
      </w:pPr>
      <w:ins w:id="510" w:author="Matt" w:date="2014-09-09T16:41:00Z">
        <w:r>
          <w:rPr>
            <w:rFonts w:ascii="NimbusRomNo9L-Regu" w:hAnsi="NimbusRomNo9L-Regu" w:cs="NimbusRomNo9L-Regu"/>
            <w:sz w:val="20"/>
            <w:szCs w:val="20"/>
          </w:rPr>
          <w:t>I decided against this. It broke up the flow of the paragraph too much.</w:t>
        </w:r>
      </w:ins>
    </w:p>
    <w:p w14:paraId="289B0B2A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11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5F080B98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12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19F1C287" w14:textId="0AE5AFEF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bookmarkStart w:id="513" w:name="_GoBack"/>
      <w:bookmarkEnd w:id="513"/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514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They are making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less profits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5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6" w:author="Matt" w:date="2014-08-26T13:06:00Z"/>
          <w:rFonts w:ascii="NimbusRomNo9L-Regu" w:hAnsi="NimbusRomNo9L-Regu" w:cs="NimbusRomNo9L-Regu"/>
          <w:sz w:val="20"/>
          <w:szCs w:val="20"/>
        </w:rPr>
      </w:pPr>
      <w:ins w:id="517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8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9" w:author="Matt" w:date="2014-08-26T13:07:00Z"/>
          <w:rFonts w:ascii="NimbusRomNo9L-Regu" w:hAnsi="NimbusRomNo9L-Regu" w:cs="NimbusRomNo9L-Regu"/>
          <w:sz w:val="20"/>
          <w:szCs w:val="20"/>
        </w:rPr>
      </w:pPr>
      <w:ins w:id="52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1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2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3" w:author="Matt" w:date="2014-08-26T13:07:00Z"/>
          <w:rFonts w:ascii="NimbusRomNo9L-Regu" w:hAnsi="NimbusRomNo9L-Regu" w:cs="NimbusRomNo9L-Regu"/>
          <w:sz w:val="20"/>
          <w:szCs w:val="20"/>
        </w:rPr>
      </w:pPr>
      <w:ins w:id="52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Figure~\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fig:oil_company_free_cash_flow</w:t>
        </w:r>
        <w:proofErr w:type="spell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5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2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7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2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9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3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1" w:author="Matt" w:date="2014-08-26T13:07:00Z"/>
          <w:rFonts w:ascii="NimbusRomNo9L-Regu" w:hAnsi="NimbusRomNo9L-Regu" w:cs="NimbusRomNo9L-Regu"/>
          <w:sz w:val="20"/>
          <w:szCs w:val="20"/>
        </w:rPr>
      </w:pPr>
      <w:ins w:id="53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footnote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3" w:author="Matt" w:date="2014-08-26T13:07:00Z"/>
          <w:rFonts w:ascii="NimbusRomNo9L-Regu" w:hAnsi="NimbusRomNo9L-Regu" w:cs="NimbusRomNo9L-Regu"/>
          <w:sz w:val="20"/>
          <w:szCs w:val="20"/>
        </w:rPr>
      </w:pPr>
      <w:ins w:id="53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5" w:author="Matt" w:date="2014-08-26T13:07:00Z"/>
          <w:rFonts w:ascii="NimbusRomNo9L-Regu" w:hAnsi="NimbusRomNo9L-Regu" w:cs="NimbusRomNo9L-Regu"/>
          <w:sz w:val="20"/>
          <w:szCs w:val="20"/>
        </w:rPr>
      </w:pPr>
      <w:ins w:id="53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7" w:author="Matt" w:date="2014-08-26T13:07:00Z"/>
          <w:rFonts w:ascii="NimbusRomNo9L-Regu" w:hAnsi="NimbusRomNo9L-Regu" w:cs="NimbusRomNo9L-Regu"/>
          <w:sz w:val="20"/>
          <w:szCs w:val="20"/>
        </w:rPr>
      </w:pPr>
      <w:ins w:id="53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9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4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1" w:author="Matt" w:date="2014-08-26T13:07:00Z"/>
          <w:rFonts w:ascii="NimbusRomNo9L-Regu" w:hAnsi="NimbusRomNo9L-Regu" w:cs="NimbusRomNo9L-Regu"/>
          <w:sz w:val="20"/>
          <w:szCs w:val="20"/>
        </w:rPr>
      </w:pPr>
      <w:ins w:id="54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3" w:author="Matt" w:date="2014-08-26T13:07:00Z"/>
          <w:rFonts w:ascii="NimbusRomNo9L-Regu" w:hAnsi="NimbusRomNo9L-Regu" w:cs="NimbusRomNo9L-Regu"/>
          <w:sz w:val="20"/>
          <w:szCs w:val="20"/>
        </w:rPr>
      </w:pPr>
      <w:ins w:id="54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5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54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7" w:author="Matt" w:date="2014-08-26T13:06:00Z"/>
          <w:rFonts w:ascii="NimbusRomNo9L-Regu" w:hAnsi="NimbusRomNo9L-Regu" w:cs="NimbusRomNo9L-Regu"/>
          <w:sz w:val="20"/>
          <w:szCs w:val="20"/>
        </w:rPr>
      </w:pPr>
      <w:proofErr w:type="gramStart"/>
      <w:ins w:id="54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49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550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16  To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51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52" w:author="Matt" w:date="2014-08-26T13:08:00Z"/>
          <w:rFonts w:ascii="NimbusRomNo9L-Regu" w:hAnsi="NimbusRomNo9L-Regu" w:cs="NimbusRomNo9L-Regu"/>
          <w:sz w:val="20"/>
          <w:szCs w:val="20"/>
        </w:rPr>
      </w:pPr>
      <w:ins w:id="553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54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17  Paradoxically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555" w:author="Matt" w:date="2014-08-26T13:0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growth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56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57" w:author="Matt" w:date="2014-08-26T13:10:00Z"/>
          <w:rFonts w:ascii="NimbusRomNo9L-Regu" w:hAnsi="NimbusRomNo9L-Regu" w:cs="NimbusRomNo9L-Regu"/>
          <w:sz w:val="20"/>
          <w:szCs w:val="20"/>
        </w:rPr>
      </w:pPr>
      <w:ins w:id="558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559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60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561" w:author="Matt" w:date="2014-08-26T13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focused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on increasing many material, energy, and financial flow rates in the economy. Set against the backdrop of Section 1.4, we see that consumption-driven policies are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62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563" w:author="Matt" w:date="2014-08-26T13:10:00Z"/>
          <w:rFonts w:ascii="NimbusRomNo9L-Regu" w:hAnsi="NimbusRomNo9L-Regu" w:cs="NimbusRomNo9L-Regu"/>
          <w:sz w:val="20"/>
          <w:szCs w:val="20"/>
        </w:rPr>
      </w:pPr>
      <w:ins w:id="564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65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566" w:author="Matt" w:date="2014-08-26T13:1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incomplete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67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68" w:author="Matt" w:date="2014-08-26T13:11:00Z"/>
          <w:rFonts w:ascii="NimbusRomNo9L-Regu" w:hAnsi="NimbusRomNo9L-Regu" w:cs="NimbusRomNo9L-Regu"/>
          <w:sz w:val="20"/>
          <w:szCs w:val="20"/>
        </w:rPr>
      </w:pPr>
      <w:ins w:id="569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70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Bottom half of page 17 kind of redundant  (could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remove  sentence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71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72" w:author="Matt" w:date="2014-08-26T13:32:00Z"/>
          <w:rFonts w:ascii="NimbusRomNo9L-Regu" w:hAnsi="NimbusRomNo9L-Regu" w:cs="NimbusRomNo9L-Regu"/>
          <w:sz w:val="20"/>
          <w:szCs w:val="20"/>
        </w:rPr>
      </w:pPr>
      <w:ins w:id="573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574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575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76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7" w:author="Matt" w:date="2014-08-26T13:32:00Z"/>
          <w:rFonts w:ascii="NimbusRomNo9L-Regu" w:hAnsi="NimbusRomNo9L-Regu" w:cs="NimbusRomNo9L-Regu"/>
          <w:sz w:val="20"/>
          <w:szCs w:val="20"/>
        </w:rPr>
      </w:pPr>
      <w:ins w:id="57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sec:stall_capital_stock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9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8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8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3" w:author="Matt" w:date="2014-08-26T13:32:00Z"/>
          <w:rFonts w:ascii="NimbusRomNo9L-Regu" w:hAnsi="NimbusRomNo9L-Regu" w:cs="NimbusRomNo9L-Regu"/>
          <w:sz w:val="20"/>
          <w:szCs w:val="20"/>
        </w:rPr>
      </w:pPr>
      <w:ins w:id="58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5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8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7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8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due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9" w:author="Matt" w:date="2014-08-26T13:32:00Z"/>
          <w:rFonts w:ascii="NimbusRomNo9L-Regu" w:hAnsi="NimbusRomNo9L-Regu" w:cs="NimbusRomNo9L-Regu"/>
          <w:sz w:val="20"/>
          <w:szCs w:val="20"/>
        </w:rPr>
      </w:pPr>
      <w:ins w:id="59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9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3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9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5" w:author="Matt" w:date="2014-08-26T13:32:00Z"/>
          <w:rFonts w:ascii="NimbusRomNo9L-Regu" w:hAnsi="NimbusRomNo9L-Regu" w:cs="NimbusRomNo9L-Regu"/>
          <w:sz w:val="20"/>
          <w:szCs w:val="20"/>
        </w:rPr>
      </w:pPr>
      <w:ins w:id="59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7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59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9" w:author="Matt" w:date="2014-08-26T13:32:00Z"/>
          <w:rFonts w:ascii="NimbusRomNo9L-Regu" w:hAnsi="NimbusRomNo9L-Regu" w:cs="NimbusRomNo9L-Regu"/>
          <w:sz w:val="20"/>
          <w:szCs w:val="20"/>
        </w:rPr>
      </w:pPr>
      <w:ins w:id="60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1" w:author="Matt" w:date="2014-08-26T13:32:00Z"/>
          <w:rFonts w:ascii="NimbusRomNo9L-Regu" w:hAnsi="NimbusRomNo9L-Regu" w:cs="NimbusRomNo9L-Regu"/>
          <w:sz w:val="20"/>
          <w:szCs w:val="20"/>
        </w:rPr>
      </w:pPr>
      <w:ins w:id="60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3" w:author="Matt" w:date="2014-08-26T13:32:00Z"/>
          <w:rFonts w:ascii="NimbusRomNo9L-Regu" w:hAnsi="NimbusRomNo9L-Regu" w:cs="NimbusRomNo9L-Regu"/>
          <w:sz w:val="20"/>
          <w:szCs w:val="20"/>
        </w:rPr>
      </w:pPr>
      <w:ins w:id="60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5" w:author="Matt" w:date="2014-08-26T13:32:00Z"/>
          <w:rFonts w:ascii="NimbusRomNo9L-Regu" w:hAnsi="NimbusRomNo9L-Regu" w:cs="NimbusRomNo9L-Regu"/>
          <w:sz w:val="20"/>
          <w:szCs w:val="20"/>
        </w:rPr>
      </w:pPr>
      <w:ins w:id="60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7" w:author="Matt" w:date="2014-08-26T13:32:00Z"/>
          <w:rFonts w:ascii="NimbusRomNo9L-Regu" w:hAnsi="NimbusRomNo9L-Regu" w:cs="NimbusRomNo9L-Regu"/>
          <w:sz w:val="20"/>
          <w:szCs w:val="20"/>
        </w:rPr>
      </w:pPr>
      <w:ins w:id="60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(3)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today's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9" w:author="Matt" w:date="2014-08-26T13:32:00Z"/>
          <w:rFonts w:ascii="NimbusRomNo9L-Regu" w:hAnsi="NimbusRomNo9L-Regu" w:cs="NimbusRomNo9L-Regu"/>
          <w:sz w:val="20"/>
          <w:szCs w:val="20"/>
        </w:rPr>
      </w:pPr>
      <w:ins w:id="61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tomorrow's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1" w:author="Matt" w:date="2014-08-26T13:32:00Z"/>
          <w:rFonts w:ascii="NimbusRomNo9L-Regu" w:hAnsi="NimbusRomNo9L-Regu" w:cs="NimbusRomNo9L-Regu"/>
          <w:sz w:val="20"/>
          <w:szCs w:val="20"/>
        </w:rPr>
      </w:pPr>
      <w:ins w:id="61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3" w:author="Matt" w:date="2014-08-26T13:32:00Z"/>
          <w:rFonts w:ascii="NimbusRomNo9L-Regu" w:hAnsi="NimbusRomNo9L-Regu" w:cs="NimbusRomNo9L-Regu"/>
          <w:sz w:val="20"/>
          <w:szCs w:val="20"/>
        </w:rPr>
      </w:pPr>
      <w:ins w:id="61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sec:exogenous_factors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>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5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61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7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61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because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20" w:author="Matt" w:date="2014-08-26T13:32:00Z"/>
          <w:rFonts w:ascii="NimbusRomNo9L-Regu" w:hAnsi="NimbusRomNo9L-Regu" w:cs="NimbusRomNo9L-Regu"/>
          <w:sz w:val="20"/>
          <w:szCs w:val="20"/>
        </w:rPr>
      </w:pPr>
      <w:ins w:id="62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22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62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24" w:author="Matt" w:date="2014-08-26T13:32:00Z"/>
          <w:rFonts w:ascii="NimbusRomNo9L-Regu" w:hAnsi="NimbusRomNo9L-Regu" w:cs="NimbusRomNo9L-Regu"/>
          <w:sz w:val="20"/>
          <w:szCs w:val="20"/>
        </w:rPr>
      </w:pPr>
      <w:ins w:id="62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626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18  This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policies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27" w:author="Matt" w:date="2014-08-26T13:3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mainstream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blind to what should be done instead. This has to change!  &lt;&lt;I WOULD REMOVE AS IS redundant with next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nsection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28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629" w:author="Matt" w:date="2014-08-26T13:35:00Z"/>
          <w:rFonts w:ascii="NimbusRomNo9L-Regu" w:hAnsi="NimbusRomNo9L-Regu" w:cs="NimbusRomNo9L-Regu"/>
          <w:sz w:val="20"/>
          <w:szCs w:val="20"/>
        </w:rPr>
      </w:pPr>
      <w:ins w:id="630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631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632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33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34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,  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LEAST IN ECONOMIC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THEORY,extremely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35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36" w:author="Matt" w:date="2014-08-26T13:36:00Z"/>
          <w:rFonts w:ascii="NimbusRomNo9L-Regu" w:hAnsi="NimbusRomNo9L-Regu" w:cs="NimbusRomNo9L-Regu"/>
          <w:sz w:val="20"/>
          <w:szCs w:val="20"/>
        </w:rPr>
      </w:pPr>
      <w:ins w:id="637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reference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 xml:space="preserve">PN 18-19   Seems like if we need to add in stocks but the market </w:t>
      </w:r>
      <w:proofErr w:type="spellStart"/>
      <w:r>
        <w:t>etc</w:t>
      </w:r>
      <w:proofErr w:type="spellEnd"/>
      <w:r>
        <w:t xml:space="preserve"> are incapable of putting a value on them then why are we </w:t>
      </w:r>
      <w:proofErr w:type="spellStart"/>
      <w:r>
        <w:t>sayin</w:t>
      </w:r>
      <w:proofErr w:type="spellEnd"/>
      <w:r>
        <w:t xml:space="preserve"> g we </w:t>
      </w:r>
      <w:proofErr w:type="spellStart"/>
      <w:r>
        <w:t>ust</w:t>
      </w:r>
      <w:proofErr w:type="spellEnd"/>
      <w:r>
        <w:t xml:space="preserve">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638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39" w:author="Matt" w:date="2014-08-26T16:26:00Z"/>
          <w:rFonts w:ascii="Times New Roman" w:hAnsi="Times New Roman" w:cs="Times New Roman"/>
          <w:sz w:val="24"/>
          <w:szCs w:val="24"/>
          <w:rPrChange w:id="640" w:author="Matt" w:date="2014-08-26T19:55:00Z">
            <w:rPr>
              <w:ins w:id="641" w:author="Matt" w:date="2014-08-26T16:26:00Z"/>
            </w:rPr>
          </w:rPrChange>
        </w:rPr>
      </w:pPr>
      <w:ins w:id="642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43" w:author="Matt" w:date="2014-08-26T19:55:00Z"/>
          <w:b/>
          <w:sz w:val="32"/>
          <w:rPrChange w:id="644" w:author="Matt" w:date="2014-08-26T19:55:00Z">
            <w:rPr>
              <w:ins w:id="645" w:author="Matt" w:date="2014-08-26T19:55:00Z"/>
            </w:rPr>
          </w:rPrChange>
        </w:rPr>
      </w:pPr>
      <w:ins w:id="646" w:author="Matt" w:date="2014-08-26T19:55:00Z">
        <w:r w:rsidRPr="00747017">
          <w:rPr>
            <w:b/>
            <w:sz w:val="32"/>
            <w:rPrChange w:id="647" w:author="Matt" w:date="2014-08-26T19:55:00Z">
              <w:rPr/>
            </w:rPrChange>
          </w:rPr>
          <w:t xml:space="preserve">At this point, not sure how to respond. The authors request </w:t>
        </w:r>
      </w:ins>
      <w:ins w:id="648" w:author="Matt" w:date="2014-08-26T16:38:00Z">
        <w:r w:rsidR="006918AF" w:rsidRPr="00747017">
          <w:rPr>
            <w:b/>
            <w:sz w:val="32"/>
            <w:rPrChange w:id="649" w:author="Matt" w:date="2014-08-26T19:55:00Z">
              <w:rPr/>
            </w:rPrChange>
          </w:rPr>
          <w:t>clarification</w:t>
        </w:r>
      </w:ins>
      <w:ins w:id="650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651" w:author="Matt" w:date="2014-08-26T19:55:00Z">
        <w:r w:rsidRPr="00747017">
          <w:rPr>
            <w:b/>
            <w:sz w:val="32"/>
            <w:rPrChange w:id="652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53" w:author="Matt" w:date="2014-08-26T13:52:00Z"/>
          <w:rFonts w:ascii="Times New Roman" w:hAnsi="Times New Roman" w:cs="Times New Roman"/>
          <w:sz w:val="24"/>
          <w:szCs w:val="24"/>
          <w:rPrChange w:id="654" w:author="Matt" w:date="2014-08-26T19:55:00Z">
            <w:rPr>
              <w:ins w:id="655" w:author="Matt" w:date="2014-08-26T13:52:00Z"/>
            </w:rPr>
          </w:rPrChange>
        </w:rPr>
      </w:pPr>
      <w:ins w:id="656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657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 xml:space="preserve">Because the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information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the age of resource depletion, the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?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?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Change to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:   </w:t>
      </w:r>
      <w:bookmarkStart w:id="658" w:name="OLE_LINK18"/>
      <w:bookmarkStart w:id="659" w:name="OLE_LINK19"/>
      <w:r w:rsidR="00AE1FDC"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 w:rsidR="00AE1FDC">
        <w:rPr>
          <w:rFonts w:ascii="NimbusRomNo9L-Regu" w:hAnsi="NimbusRomNo9L-Regu" w:cs="NimbusRomNo9L-Regu"/>
          <w:sz w:val="20"/>
          <w:szCs w:val="20"/>
        </w:rPr>
        <w:t xml:space="preserve"> the age of resource depletion, the </w:t>
      </w:r>
      <w:proofErr w:type="spellStart"/>
      <w:r w:rsidR="00AE1FDC"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 w:rsidR="00AE1FDC">
        <w:rPr>
          <w:rFonts w:ascii="NimbusRomNo9L-Regu" w:hAnsi="NimbusRomNo9L-Regu" w:cs="NimbusRomNo9L-Regu"/>
          <w:sz w:val="20"/>
          <w:szCs w:val="20"/>
        </w:rPr>
        <w:t xml:space="preserve">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 xml:space="preserve">markets leads us to argue that they are not up to the task.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Thus  today’s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markets are a poor choice for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allocative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bookmarkEnd w:id="658"/>
    <w:bookmarkEnd w:id="659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660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661" w:author="Matt" w:date="2014-08-26T13:45:00Z"/>
          <w:rFonts w:ascii="NimbusRomNo9L-Regu" w:hAnsi="NimbusRomNo9L-Regu" w:cs="NimbusRomNo9L-Regu"/>
          <w:sz w:val="20"/>
          <w:szCs w:val="20"/>
        </w:rPr>
      </w:pPr>
      <w:ins w:id="662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</w:t>
        </w:r>
        <w:proofErr w:type="spellStart"/>
        <w:r w:rsidR="00BC1DD0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efficiency is predicated on complete and correct </w:t>
        </w:r>
      </w:ins>
      <w:ins w:id="663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664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5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6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67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6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69" w:author="Matt" w:date="2014-08-26T13:45:00Z"/>
          <w:rFonts w:ascii="NimbusRomNo9L-Regu" w:hAnsi="NimbusRomNo9L-Regu" w:cs="NimbusRomNo9L-Regu"/>
          <w:sz w:val="20"/>
          <w:szCs w:val="20"/>
        </w:rPr>
      </w:pPr>
      <w:ins w:id="67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67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sec:energy-economy_coupling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</w:t>
        </w:r>
      </w:ins>
      <w:ins w:id="67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67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67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67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1" w:author="Matt" w:date="2014-08-26T13:45:00Z"/>
          <w:rFonts w:ascii="NimbusRomNo9L-Regu" w:hAnsi="NimbusRomNo9L-Regu" w:cs="NimbusRomNo9L-Regu"/>
          <w:sz w:val="20"/>
          <w:szCs w:val="20"/>
        </w:rPr>
      </w:pPr>
      <w:proofErr w:type="gramStart"/>
      <w:ins w:id="68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the market with incomplete information.</w:t>
        </w:r>
      </w:ins>
      <w:ins w:id="68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This is a big problem, because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68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7" w:author="Matt" w:date="2014-08-26T13:45:00Z"/>
          <w:rFonts w:ascii="NimbusRomNo9L-Regu" w:hAnsi="NimbusRomNo9L-Regu" w:cs="NimbusRomNo9L-Regu"/>
          <w:sz w:val="20"/>
          <w:szCs w:val="20"/>
        </w:rPr>
      </w:pPr>
      <w:ins w:id="68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9" w:author="Matt" w:date="2014-08-26T13:45:00Z"/>
          <w:rFonts w:ascii="NimbusRomNo9L-Regu" w:hAnsi="NimbusRomNo9L-Regu" w:cs="NimbusRomNo9L-Regu"/>
          <w:sz w:val="20"/>
          <w:szCs w:val="20"/>
        </w:rPr>
      </w:pPr>
      <w:ins w:id="69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69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69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69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69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69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sec:metabolic_scale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70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702" w:author="Matt" w:date="2014-08-26T13:45:00Z"/>
          <w:rFonts w:ascii="NimbusRomNo9L-Regu" w:hAnsi="NimbusRomNo9L-Regu" w:cs="NimbusRomNo9L-Regu"/>
          <w:sz w:val="20"/>
          <w:szCs w:val="20"/>
        </w:rPr>
      </w:pPr>
      <w:ins w:id="70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the age of resource depletion,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 is attractive.</w:t>
        </w:r>
      </w:ins>
      <w:ins w:id="70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70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70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71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71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oday’s markets are a poor choice for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decisions about scarce and difficult-to-substitute resources (such as oil)</w:t>
        </w:r>
      </w:ins>
      <w:ins w:id="712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1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6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 xml:space="preserve">Second </w:t>
      </w:r>
      <w:proofErr w:type="gramStart"/>
      <w:r>
        <w:t>paragraph  is</w:t>
      </w:r>
      <w:proofErr w:type="gramEnd"/>
      <w:r>
        <w:t xml:space="preserve">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17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18" w:author="Matt" w:date="2014-08-26T13:52:00Z"/>
        </w:rPr>
      </w:pPr>
      <w:ins w:id="719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20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21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722" w:author="Matt" w:date="2014-08-26T12:21:00Z"/>
        </w:rPr>
      </w:pPr>
      <w:ins w:id="723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4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5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6" w:author="Matt" w:date="2014-08-26T19:56:00Z"/>
          <w:rFonts w:ascii="Helvetica" w:hAnsi="Helvetica" w:cs="Helvetica"/>
          <w:sz w:val="24"/>
          <w:szCs w:val="24"/>
        </w:rPr>
      </w:pPr>
      <w:ins w:id="727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8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had</w:t>
      </w:r>
      <w:proofErr w:type="gramEnd"/>
      <w:r>
        <w:rPr>
          <w:rFonts w:ascii="Helvetica" w:hAnsi="Helvetica" w:cs="Helvetica"/>
          <w:sz w:val="24"/>
          <w:szCs w:val="24"/>
        </w:rPr>
        <w:t xml:space="preserve">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</w:t>
      </w:r>
      <w:proofErr w:type="gramStart"/>
      <w:r>
        <w:rPr>
          <w:rFonts w:ascii="Helvetica" w:hAnsi="Helvetica" w:cs="Helvetica"/>
          <w:sz w:val="24"/>
          <w:szCs w:val="24"/>
        </w:rPr>
        <w:t>What</w:t>
      </w:r>
      <w:proofErr w:type="gramEnd"/>
      <w:r>
        <w:rPr>
          <w:rFonts w:ascii="Helvetica" w:hAnsi="Helvetica" w:cs="Helvetica"/>
          <w:sz w:val="24"/>
          <w:szCs w:val="24"/>
        </w:rPr>
        <w:t xml:space="preserve">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9" w:author="Matt" w:date="2014-08-26T20:00:00Z"/>
          <w:rFonts w:ascii="Helvetica" w:hAnsi="Helvetica" w:cs="Helvetica"/>
          <w:sz w:val="24"/>
          <w:szCs w:val="24"/>
        </w:rPr>
      </w:pPr>
      <w:ins w:id="730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31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last</w:t>
      </w:r>
      <w:proofErr w:type="gramEnd"/>
      <w:r>
        <w:rPr>
          <w:rFonts w:ascii="Helvetica" w:hAnsi="Helvetica" w:cs="Helvetica"/>
          <w:sz w:val="24"/>
          <w:szCs w:val="24"/>
        </w:rPr>
        <w:t xml:space="preserve">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should</w:t>
      </w:r>
      <w:proofErr w:type="gramEnd"/>
      <w:r>
        <w:rPr>
          <w:rFonts w:ascii="Helvetica" w:hAnsi="Helvetica" w:cs="Helvetica"/>
          <w:sz w:val="24"/>
          <w:szCs w:val="24"/>
        </w:rPr>
        <w:t xml:space="preserve">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will</w:t>
      </w:r>
      <w:proofErr w:type="gramEnd"/>
      <w:r>
        <w:rPr>
          <w:rFonts w:ascii="Helvetica" w:hAnsi="Helvetica" w:cs="Helvetica"/>
          <w:sz w:val="24"/>
          <w:szCs w:val="24"/>
        </w:rPr>
        <w:t xml:space="preserve"> provide convenience and consistency and indicate the </w:t>
      </w:r>
      <w:proofErr w:type="spellStart"/>
      <w:r>
        <w:rPr>
          <w:rFonts w:ascii="Helvetica" w:hAnsi="Helvetica" w:cs="Helvetica"/>
          <w:sz w:val="24"/>
          <w:szCs w:val="24"/>
        </w:rPr>
        <w:t>interconnectness</w:t>
      </w:r>
      <w:proofErr w:type="spellEnd"/>
      <w:r>
        <w:rPr>
          <w:rFonts w:ascii="Helvetica" w:hAnsi="Helvetica" w:cs="Helvetica"/>
          <w:sz w:val="24"/>
          <w:szCs w:val="24"/>
        </w:rPr>
        <w:t xml:space="preserve">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economy</w:t>
      </w:r>
      <w:proofErr w:type="gramEnd"/>
      <w:r>
        <w:rPr>
          <w:rFonts w:ascii="Helvetica" w:hAnsi="Helvetica" w:cs="Helvetica"/>
          <w:sz w:val="24"/>
          <w:szCs w:val="24"/>
        </w:rPr>
        <w:t xml:space="preserve">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location</w:t>
      </w:r>
      <w:proofErr w:type="gramEnd"/>
      <w:r>
        <w:rPr>
          <w:rFonts w:ascii="Helvetica" w:hAnsi="Helvetica" w:cs="Helvetica"/>
          <w:sz w:val="24"/>
          <w:szCs w:val="24"/>
        </w:rPr>
        <w:t>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of</w:t>
      </w:r>
      <w:proofErr w:type="gramEnd"/>
      <w:r>
        <w:rPr>
          <w:rFonts w:ascii="Helvetica" w:hAnsi="Helvetica" w:cs="Helvetica"/>
          <w:sz w:val="24"/>
          <w:szCs w:val="24"/>
        </w:rPr>
        <w:t xml:space="preserve">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732" w:author="Matt" w:date="2014-08-26T20:28:00Z"/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consumption</w:t>
      </w:r>
      <w:proofErr w:type="gramEnd"/>
      <w:r>
        <w:rPr>
          <w:rFonts w:ascii="Helvetica" w:hAnsi="Helvetica" w:cs="Helvetica"/>
          <w:sz w:val="24"/>
          <w:szCs w:val="24"/>
        </w:rPr>
        <w:t>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3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4" w:author="Matt" w:date="2014-08-26T20:28:00Z"/>
          <w:rFonts w:ascii="Helvetica" w:hAnsi="Helvetica" w:cs="Helvetica"/>
          <w:sz w:val="24"/>
          <w:szCs w:val="24"/>
        </w:rPr>
      </w:pPr>
      <w:ins w:id="735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736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737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8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9" w:author="Matt" w:date="2014-08-26T20:29:00Z"/>
        </w:rPr>
      </w:pPr>
      <w:ins w:id="740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1" w:author="Matt" w:date="2014-08-26T20:29:00Z"/>
        </w:rPr>
      </w:pPr>
      <w:ins w:id="742" w:author="Matt" w:date="2014-08-26T20:29:00Z">
        <w:r>
          <w:t>(</w:t>
        </w:r>
        <w:proofErr w:type="gramStart"/>
        <w:r>
          <w:t>economic</w:t>
        </w:r>
        <w:proofErr w:type="gramEnd"/>
        <w:r>
          <w:t xml:space="preserve">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3" w:author="Matt" w:date="2014-08-26T20:29:00Z"/>
        </w:rPr>
      </w:pPr>
      <w:proofErr w:type="gramStart"/>
      <w:ins w:id="744" w:author="Matt" w:date="2014-08-26T20:29:00Z">
        <w:r>
          <w:t>should</w:t>
        </w:r>
        <w:proofErr w:type="gramEnd"/>
        <w:r>
          <w:t xml:space="preserve">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5" w:author="Matt" w:date="2014-08-26T20:29:00Z"/>
        </w:rPr>
      </w:pPr>
      <w:proofErr w:type="gramStart"/>
      <w:ins w:id="746" w:author="Matt" w:date="2014-08-26T20:29:00Z">
        <w:r>
          <w:t>reported</w:t>
        </w:r>
        <w:proofErr w:type="gramEnd"/>
        <w:r>
          <w:t xml:space="preserve">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7" w:author="Matt" w:date="2014-08-26T20:29:00Z"/>
        </w:rPr>
      </w:pPr>
      <w:ins w:id="748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9" w:author="Matt" w:date="2014-08-26T20:29:00Z"/>
        </w:rPr>
      </w:pPr>
      <w:proofErr w:type="gramStart"/>
      <w:ins w:id="750" w:author="Matt" w:date="2014-08-26T20:29:00Z">
        <w:r>
          <w:t>indicate</w:t>
        </w:r>
        <w:proofErr w:type="gramEnd"/>
        <w:r>
          <w:t xml:space="preserve"> the </w:t>
        </w:r>
        <w:proofErr w:type="spellStart"/>
        <w:r>
          <w:t>interconnectness</w:t>
        </w:r>
        <w:proofErr w:type="spellEnd"/>
        <w:r>
          <w:t xml:space="preserve">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1" w:author="Matt" w:date="2014-08-26T20:29:00Z"/>
        </w:rPr>
      </w:pPr>
      <w:proofErr w:type="gramStart"/>
      <w:ins w:id="752" w:author="Matt" w:date="2014-08-26T20:29:00Z">
        <w:r>
          <w:t>to</w:t>
        </w:r>
        <w:proofErr w:type="gramEnd"/>
        <w:r>
          <w:t xml:space="preserve">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3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754" w:author="Matt" w:date="2014-08-26T20:29:00Z"/>
        </w:rPr>
        <w:pPrChange w:id="755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56" w:author="Matt" w:date="2014-08-26T20:29:00Z">
        <w:r>
          <w:t xml:space="preserve">We understand that these suggested changes </w:t>
        </w:r>
        <w:proofErr w:type="gramStart"/>
        <w:r>
          <w:t>will</w:t>
        </w:r>
        <w:proofErr w:type="gramEnd"/>
        <w:r>
          <w:t xml:space="preserve"> be both </w:t>
        </w:r>
      </w:ins>
      <w:ins w:id="757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8" w:author="Matt" w:date="2014-08-26T20:29:00Z"/>
        </w:rPr>
      </w:pPr>
      <w:proofErr w:type="gramStart"/>
      <w:ins w:id="759" w:author="Matt" w:date="2014-08-26T20:29:00Z">
        <w:r>
          <w:t>revolutionary</w:t>
        </w:r>
        <w:proofErr w:type="gramEnd"/>
        <w:r>
          <w:t xml:space="preserve">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0" w:author="Matt" w:date="2014-08-26T20:29:00Z"/>
        </w:rPr>
      </w:pPr>
      <w:proofErr w:type="gramStart"/>
      <w:ins w:id="761" w:author="Matt" w:date="2014-08-26T20:29:00Z">
        <w:r>
          <w:t>challenging</w:t>
        </w:r>
        <w:proofErr w:type="gramEnd"/>
        <w:r>
          <w:t xml:space="preserve">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2" w:author="Matt" w:date="2014-08-26T20:29:00Z"/>
        </w:rPr>
      </w:pPr>
      <w:ins w:id="763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4" w:author="Matt" w:date="2014-08-26T20:29:00Z"/>
        </w:rPr>
      </w:pPr>
      <w:ins w:id="765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6" w:author="Matt" w:date="2014-08-26T20:29:00Z"/>
        </w:rPr>
      </w:pPr>
      <w:ins w:id="767" w:author="Matt" w:date="2014-08-26T20:29:00Z">
        <w:r>
          <w:t>\</w:t>
        </w:r>
        <w:proofErr w:type="spellStart"/>
        <w:proofErr w:type="gramStart"/>
        <w:r>
          <w:t>emph</w:t>
        </w:r>
        <w:proofErr w:type="spellEnd"/>
        <w:proofErr w:type="gramEnd"/>
        <w:r>
          <w:t xml:space="preserve">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8" w:author="Matt" w:date="2014-08-26T20:29:00Z"/>
        </w:rPr>
      </w:pPr>
      <w:ins w:id="769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0" w:author="Matt" w:date="2014-08-26T20:29:00Z"/>
        </w:rPr>
      </w:pPr>
      <w:proofErr w:type="gramStart"/>
      <w:ins w:id="771" w:author="Matt" w:date="2014-08-26T20:29:00Z">
        <w:r>
          <w:t>a</w:t>
        </w:r>
        <w:proofErr w:type="gramEnd"/>
        <w:r>
          <w:t xml:space="preserve">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2" w:author="Matt" w:date="2014-08-26T20:29:00Z"/>
        </w:rPr>
      </w:pPr>
      <w:proofErr w:type="gramStart"/>
      <w:ins w:id="773" w:author="Matt" w:date="2014-08-26T20:29:00Z">
        <w:r>
          <w:t>for</w:t>
        </w:r>
        <w:proofErr w:type="gramEnd"/>
        <w:r>
          <w:t xml:space="preserve">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4" w:author="Matt" w:date="2014-08-26T20:29:00Z"/>
        </w:rPr>
      </w:pPr>
      <w:proofErr w:type="gramStart"/>
      <w:ins w:id="775" w:author="Matt" w:date="2014-08-26T20:29:00Z">
        <w:r>
          <w:t>one</w:t>
        </w:r>
        <w:proofErr w:type="gramEnd"/>
        <w:r>
          <w:t xml:space="preserve">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6" w:author="Matt" w:date="2014-08-26T20:29:00Z"/>
        </w:rPr>
      </w:pPr>
      <w:proofErr w:type="gramStart"/>
      <w:ins w:id="777" w:author="Matt" w:date="2014-08-26T20:29:00Z">
        <w:r>
          <w:t>one</w:t>
        </w:r>
        <w:proofErr w:type="gramEnd"/>
        <w:r>
          <w:t xml:space="preserve">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8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9" w:author="Matt" w:date="2014-08-26T20:29:00Z"/>
        </w:rPr>
      </w:pPr>
      <w:ins w:id="780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1" w:author="Matt" w:date="2014-08-26T20:29:00Z"/>
        </w:rPr>
      </w:pPr>
      <w:proofErr w:type="gramStart"/>
      <w:ins w:id="782" w:author="Matt" w:date="2014-08-26T20:29:00Z">
        <w:r>
          <w:t>in</w:t>
        </w:r>
        <w:proofErr w:type="gramEnd"/>
        <w:r>
          <w:t xml:space="preserve">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3" w:author="Matt" w:date="2014-08-26T20:29:00Z"/>
        </w:rPr>
      </w:pPr>
      <w:proofErr w:type="gramStart"/>
      <w:ins w:id="784" w:author="Matt" w:date="2014-08-26T20:29:00Z">
        <w:r>
          <w:t>society</w:t>
        </w:r>
        <w:proofErr w:type="gramEnd"/>
        <w:r>
          <w:t xml:space="preserve">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5" w:author="Matt" w:date="2014-08-26T20:29:00Z"/>
        </w:rPr>
      </w:pPr>
      <w:proofErr w:type="gramStart"/>
      <w:ins w:id="786" w:author="Matt" w:date="2014-08-26T20:29:00Z">
        <w:r>
          <w:t>the</w:t>
        </w:r>
        <w:proofErr w:type="gramEnd"/>
        <w:r>
          <w:t xml:space="preserve">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7" w:author="Matt" w:date="2014-08-26T20:29:00Z"/>
        </w:rPr>
      </w:pPr>
      <w:ins w:id="788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9" w:author="Matt" w:date="2014-08-26T20:29:00Z"/>
        </w:rPr>
      </w:pPr>
      <w:proofErr w:type="gramStart"/>
      <w:ins w:id="790" w:author="Matt" w:date="2014-08-26T20:29:00Z">
        <w:r>
          <w:t>investment</w:t>
        </w:r>
        <w:proofErr w:type="gramEnd"/>
        <w:r>
          <w:t>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proofErr w:type="gramStart"/>
      <w:ins w:id="791" w:author="Matt" w:date="2014-08-26T20:29:00Z">
        <w:r>
          <w:t>lead</w:t>
        </w:r>
        <w:proofErr w:type="gramEnd"/>
        <w:r>
          <w:t xml:space="preserve">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doNotDisplayPageBoundaries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91D0E"/>
    <w:rsid w:val="003B54F3"/>
    <w:rsid w:val="003D0720"/>
    <w:rsid w:val="00400053"/>
    <w:rsid w:val="00412106"/>
    <w:rsid w:val="00436F29"/>
    <w:rsid w:val="00495EE5"/>
    <w:rsid w:val="004A4F4A"/>
    <w:rsid w:val="004C4642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204B9"/>
    <w:rsid w:val="009354D9"/>
    <w:rsid w:val="00986136"/>
    <w:rsid w:val="009D36A7"/>
    <w:rsid w:val="009D7BF3"/>
    <w:rsid w:val="009E0FFC"/>
    <w:rsid w:val="009F52B8"/>
    <w:rsid w:val="009F5D45"/>
    <w:rsid w:val="00A1383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74D"/>
    <w:rsid w:val="00BC5E91"/>
    <w:rsid w:val="00BD6C4E"/>
    <w:rsid w:val="00BF1FCB"/>
    <w:rsid w:val="00C00DD3"/>
    <w:rsid w:val="00C030AD"/>
    <w:rsid w:val="00C03EF9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16CC1"/>
    <w:rsid w:val="00D23A7D"/>
    <w:rsid w:val="00D37641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57239"/>
    <w:rsid w:val="00EA4170"/>
    <w:rsid w:val="00EC2C15"/>
    <w:rsid w:val="00F10D60"/>
    <w:rsid w:val="00F14889"/>
    <w:rsid w:val="00F16ECA"/>
    <w:rsid w:val="00F347E2"/>
    <w:rsid w:val="00F97BCF"/>
    <w:rsid w:val="00FC2996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31F70-FF04-2643-9621-5AE9D4388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3313</Words>
  <Characters>18888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22157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118</cp:revision>
  <dcterms:created xsi:type="dcterms:W3CDTF">2014-08-25T19:59:00Z</dcterms:created>
  <dcterms:modified xsi:type="dcterms:W3CDTF">2014-09-09T20:41:00Z</dcterms:modified>
</cp:coreProperties>
</file>