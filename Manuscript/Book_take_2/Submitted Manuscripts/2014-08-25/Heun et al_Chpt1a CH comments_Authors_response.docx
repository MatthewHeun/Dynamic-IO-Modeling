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r>
        <w:t xml:space="preserve">Heun et al.  Chapt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1960–2013.[4]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This emerging paradigm is taking shape with the leadership of theorists such as Robert Ayres, Kenneth Boulding, Robert Costanza, Herman Daly, Charles Hall, Marina Fischer-Kowalski, and others. [**** others?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the  economy.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 xml:space="preserve">Fix, Blair . (in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Kopits,  Steven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6T19:51:00Z"/>
          <w:rFonts w:ascii="Times New Roman" w:hAnsi="Times New Roman" w:cs="Times New Roman"/>
          <w:sz w:val="24"/>
          <w:szCs w:val="24"/>
        </w:rPr>
      </w:pPr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>, Kopits</w:t>
        </w:r>
      </w:ins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410AEFB1" w14:textId="77777777" w:rsidR="005C1111" w:rsidRDefault="005C1111" w:rsidP="005C1111">
      <w:pPr>
        <w:autoSpaceDE w:val="0"/>
        <w:autoSpaceDN w:val="0"/>
        <w:adjustRightInd w:val="0"/>
        <w:spacing w:after="0" w:line="240" w:lineRule="auto"/>
        <w:rPr>
          <w:ins w:id="20" w:author="Matt" w:date="2014-08-26T19:51:00Z"/>
          <w:rFonts w:ascii="Times New Roman" w:hAnsi="Times New Roman" w:cs="Times New Roman"/>
          <w:sz w:val="24"/>
          <w:szCs w:val="24"/>
        </w:rPr>
      </w:pPr>
      <w:ins w:id="21" w:author="Matt" w:date="2014-08-26T19:51:00Z">
        <w:r>
          <w:rPr>
            <w:rFonts w:ascii="Times New Roman" w:hAnsi="Times New Roman" w:cs="Times New Roman"/>
            <w:sz w:val="24"/>
            <w:szCs w:val="24"/>
          </w:rPr>
          <w:t>Added an important reference for each author.</w:t>
        </w:r>
      </w:ins>
    </w:p>
    <w:p w14:paraId="1E97CFC8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6T19:51:00Z"/>
          <w:rFonts w:ascii="Times New Roman" w:hAnsi="Times New Roman" w:cs="Times New Roman"/>
          <w:sz w:val="24"/>
          <w:szCs w:val="24"/>
        </w:rPr>
      </w:pPr>
    </w:p>
    <w:p w14:paraId="5B9A3071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3" w:author="Matt" w:date="2014-08-25T20:22:00Z"/>
          <w:rFonts w:ascii="Times New Roman" w:hAnsi="Times New Roman" w:cs="Times New Roman"/>
          <w:sz w:val="24"/>
          <w:szCs w:val="24"/>
        </w:rPr>
      </w:pPr>
    </w:p>
    <w:p w14:paraId="14D5FC53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4" w:author="Matt" w:date="2014-08-26T19:51:00Z"/>
          <w:rFonts w:ascii="Times New Roman" w:hAnsi="Times New Roman" w:cs="Times New Roman"/>
          <w:sz w:val="24"/>
          <w:szCs w:val="24"/>
        </w:rPr>
      </w:pPr>
      <w:bookmarkStart w:id="25" w:name="OLE_LINK20"/>
      <w:bookmarkStart w:id="26" w:name="OLE_LINK21"/>
      <w:ins w:id="27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bookmarkEnd w:id="25"/>
    <w:bookmarkEnd w:id="26"/>
    <w:p w14:paraId="72706EC2" w14:textId="339D0E34" w:rsidR="00D928D4" w:rsidRPr="00704D81" w:rsidRDefault="00D928D4" w:rsidP="00176855">
      <w:pPr>
        <w:autoSpaceDE w:val="0"/>
        <w:autoSpaceDN w:val="0"/>
        <w:adjustRightInd w:val="0"/>
        <w:spacing w:after="0" w:line="240" w:lineRule="auto"/>
        <w:rPr>
          <w:ins w:id="28" w:author="Matt" w:date="2014-08-26T19:51:00Z"/>
          <w:rFonts w:ascii="Times New Roman" w:hAnsi="Times New Roman" w:cs="Times New Roman"/>
          <w:b/>
          <w:sz w:val="32"/>
          <w:szCs w:val="24"/>
          <w:rPrChange w:id="29" w:author="Matt" w:date="2014-08-26T19:56:00Z">
            <w:rPr>
              <w:ins w:id="30" w:author="Matt" w:date="2014-08-26T19:51:00Z"/>
              <w:rFonts w:ascii="Times New Roman" w:hAnsi="Times New Roman" w:cs="Times New Roman"/>
              <w:sz w:val="24"/>
              <w:szCs w:val="24"/>
            </w:rPr>
          </w:rPrChange>
        </w:rPr>
      </w:pPr>
      <w:ins w:id="31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2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Added Fix, but couldn’t find a reference to the title. </w:t>
        </w:r>
      </w:ins>
      <w:ins w:id="33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For the time being, </w:t>
        </w:r>
      </w:ins>
      <w:ins w:id="34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5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 copied Charlie’s </w:t>
        </w:r>
      </w:ins>
      <w:ins w:id="36" w:author="Matt" w:date="2014-08-26T19:57:00Z">
        <w:r w:rsidR="007C7C5C">
          <w:rPr>
            <w:rFonts w:ascii="Times New Roman" w:hAnsi="Times New Roman" w:cs="Times New Roman"/>
            <w:b/>
            <w:sz w:val="32"/>
            <w:szCs w:val="24"/>
          </w:rPr>
          <w:t xml:space="preserve">suggested </w:t>
        </w:r>
      </w:ins>
      <w:ins w:id="37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8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reference verbatim.</w:t>
        </w:r>
      </w:ins>
      <w:ins w:id="39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Can </w:t>
        </w:r>
      </w:ins>
      <w:ins w:id="40" w:author="Matt" w:date="2014-08-26T20:38:00Z">
        <w:r w:rsidR="00315D03">
          <w:rPr>
            <w:rFonts w:ascii="Times New Roman" w:hAnsi="Times New Roman" w:cs="Times New Roman"/>
            <w:b/>
            <w:sz w:val="32"/>
            <w:szCs w:val="24"/>
          </w:rPr>
          <w:t>Charlie</w:t>
        </w:r>
      </w:ins>
      <w:ins w:id="41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provide a URL or other detailed bibliographic information?</w:t>
        </w:r>
      </w:ins>
    </w:p>
    <w:p w14:paraId="62A34839" w14:textId="6E9AA1B8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42" w:author="Matt" w:date="2014-08-25T20:22:00Z"/>
          <w:rFonts w:ascii="Times New Roman" w:hAnsi="Times New Roman" w:cs="Times New Roman"/>
          <w:sz w:val="24"/>
          <w:szCs w:val="24"/>
        </w:rPr>
      </w:pPr>
      <w:ins w:id="43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4:00Z"/>
          <w:rFonts w:ascii="NimbusRomNo9L-Regu" w:hAnsi="NimbusRomNo9L-Regu" w:cs="NimbusRomNo9L-Regu"/>
          <w:sz w:val="15"/>
          <w:szCs w:val="15"/>
        </w:rPr>
      </w:pPr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45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46" w:author="Matt" w:date="2014-08-25T20:24:00Z"/>
          <w:rFonts w:ascii="NimbusRomNo9L-Regu" w:hAnsi="NimbusRomNo9L-Regu" w:cs="NimbusRomNo9L-Regu"/>
          <w:sz w:val="15"/>
          <w:szCs w:val="15"/>
        </w:rPr>
      </w:pPr>
      <w:ins w:id="47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48" w:author="Matt" w:date="2014-08-25T20:2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5"/>
          <w:szCs w:val="15"/>
        </w:rPr>
        <w:t xml:space="preserve">p.6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49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50" w:author="Matt" w:date="2014-08-25T20:24:00Z"/>
          <w:rFonts w:ascii="NimbusRomNo9L-Regu" w:hAnsi="NimbusRomNo9L-Regu" w:cs="NimbusRomNo9L-Regu"/>
          <w:sz w:val="20"/>
          <w:szCs w:val="20"/>
        </w:rPr>
      </w:pPr>
      <w:ins w:id="51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52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>“et. al.”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3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lastRenderedPageBreak/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4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5" w:author="Matt" w:date="2014-08-25T20:27:00Z"/>
          <w:rFonts w:ascii="NimbusRomNo9L-Regu" w:hAnsi="NimbusRomNo9L-Regu" w:cs="NimbusRomNo9L-Regu"/>
          <w:sz w:val="20"/>
          <w:szCs w:val="20"/>
        </w:rPr>
      </w:pPr>
      <w:ins w:id="56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7" w:author="Matt" w:date="2014-08-25T20:27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and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8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9" w:author="Matt" w:date="2014-08-25T20:28:00Z"/>
          <w:rFonts w:ascii="NimbusRomNo9L-Regu" w:hAnsi="NimbusRomNo9L-Regu" w:cs="NimbusRomNo9L-Regu"/>
          <w:sz w:val="17"/>
          <w:szCs w:val="17"/>
        </w:rPr>
      </w:pPr>
      <w:ins w:id="60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61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2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64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65" w:author="Matt" w:date="2014-08-26T20:38:00Z"/>
          <w:rFonts w:ascii="NimbusRomNo9L-Regu" w:hAnsi="NimbusRomNo9L-Regu" w:cs="NimbusRomNo9L-Regu"/>
          <w:sz w:val="17"/>
          <w:szCs w:val="17"/>
        </w:rPr>
      </w:pPr>
    </w:p>
    <w:p w14:paraId="5FD69464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66" w:author="Matt" w:date="2014-08-26T20:38:00Z"/>
          <w:rFonts w:ascii="Times New Roman" w:hAnsi="Times New Roman" w:cs="Times New Roman"/>
          <w:sz w:val="24"/>
          <w:szCs w:val="24"/>
        </w:rPr>
      </w:pPr>
      <w:ins w:id="67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92B52E7" w14:textId="786DE0AE" w:rsidR="00FE7F2D" w:rsidRPr="006E7C3C" w:rsidRDefault="00FE7F2D" w:rsidP="007705BC">
      <w:pPr>
        <w:autoSpaceDE w:val="0"/>
        <w:autoSpaceDN w:val="0"/>
        <w:adjustRightInd w:val="0"/>
        <w:spacing w:after="0" w:line="240" w:lineRule="auto"/>
        <w:rPr>
          <w:ins w:id="68" w:author="Matt" w:date="2014-08-25T20:28:00Z"/>
          <w:rFonts w:ascii="NimbusRomNo9L-Regu" w:hAnsi="NimbusRomNo9L-Regu" w:cs="NimbusRomNo9L-Regu"/>
          <w:sz w:val="32"/>
          <w:szCs w:val="32"/>
          <w:rPrChange w:id="69" w:author="Matt" w:date="2014-08-26T20:38:00Z">
            <w:rPr>
              <w:ins w:id="70" w:author="Matt" w:date="2014-08-25T20:28:00Z"/>
              <w:rFonts w:ascii="NimbusRomNo9L-Regu" w:hAnsi="NimbusRomNo9L-Regu" w:cs="NimbusRomNo9L-Regu"/>
              <w:sz w:val="17"/>
              <w:szCs w:val="17"/>
            </w:rPr>
          </w:rPrChange>
        </w:rPr>
      </w:pPr>
      <w:ins w:id="71" w:author="Matt" w:date="2014-08-25T20:28:00Z">
        <w:r w:rsidRPr="006E7C3C">
          <w:rPr>
            <w:rFonts w:ascii="NimbusRomNo9L-Regu" w:hAnsi="NimbusRomNo9L-Regu" w:cs="NimbusRomNo9L-Regu"/>
            <w:sz w:val="32"/>
            <w:szCs w:val="32"/>
            <w:rPrChange w:id="72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There are several places in Chapter 1 where we need to obtain permission to use</w:t>
        </w:r>
      </w:ins>
      <w:ins w:id="73" w:author="Matt" w:date="2014-08-25T20:29:00Z">
        <w:r w:rsidR="00130D48" w:rsidRPr="006E7C3C">
          <w:rPr>
            <w:rFonts w:ascii="NimbusRomNo9L-Regu" w:hAnsi="NimbusRomNo9L-Regu" w:cs="NimbusRomNo9L-Regu"/>
            <w:sz w:val="32"/>
            <w:szCs w:val="32"/>
            <w:rPrChange w:id="74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 xml:space="preserve"> images. </w:t>
        </w:r>
        <w:r w:rsidR="00E07A56" w:rsidRPr="006E7C3C">
          <w:rPr>
            <w:rFonts w:ascii="NimbusRomNo9L-Regu" w:hAnsi="NimbusRomNo9L-Regu" w:cs="NimbusRomNo9L-Regu"/>
            <w:sz w:val="32"/>
            <w:szCs w:val="32"/>
            <w:rPrChange w:id="75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Will Springer (David Packer) assist with this?</w:t>
        </w:r>
      </w:ins>
    </w:p>
    <w:p w14:paraId="6B714305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76" w:author="Matt" w:date="2014-08-26T20:38:00Z"/>
          <w:rFonts w:ascii="Times New Roman" w:hAnsi="Times New Roman" w:cs="Times New Roman"/>
          <w:sz w:val="24"/>
          <w:szCs w:val="24"/>
        </w:rPr>
      </w:pPr>
      <w:ins w:id="77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78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79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80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81" w:author="Matt" w:date="2014-08-25T20:29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to use this photograph, because it is from the US national archives.  &lt;&lt;&lt;&lt;&lt;&lt;&lt;&lt;&lt;&lt;&lt;&lt;all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82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83" w:author="Matt" w:date="2014-08-25T20:43:00Z"/>
          <w:rFonts w:ascii="NimbusRomNo9L-Regu" w:hAnsi="NimbusRomNo9L-Regu" w:cs="NimbusRomNo9L-Regu"/>
          <w:sz w:val="17"/>
          <w:szCs w:val="17"/>
        </w:rPr>
      </w:pPr>
      <w:ins w:id="84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85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86" w:author="Matt" w:date="2014-08-25T20:29:00Z"/>
          <w:rFonts w:ascii="NimbusRomNo9L-Regu" w:hAnsi="NimbusRomNo9L-Regu" w:cs="NimbusRomNo9L-Regu"/>
          <w:sz w:val="17"/>
          <w:szCs w:val="17"/>
        </w:rPr>
      </w:pPr>
      <w:ins w:id="87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88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89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90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 xml:space="preserve">Oil prices and production. **** Recreate this graph from our own data? </w:t>
      </w:r>
      <w:bookmarkStart w:id="91" w:name="OLE_LINK8"/>
      <w:bookmarkStart w:id="92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93" w:author="Matt" w:date="2014-08-25T20:46:00Z"/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>theoildrum.com/node/8162</w:t>
      </w:r>
      <w:bookmarkEnd w:id="91"/>
      <w:bookmarkEnd w:id="92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94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95" w:author="Matt" w:date="2014-08-25T20:53:00Z"/>
          <w:rFonts w:ascii="txtt" w:hAnsi="txtt" w:cs="txtt"/>
          <w:sz w:val="17"/>
          <w:szCs w:val="17"/>
        </w:rPr>
      </w:pPr>
      <w:ins w:id="96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97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98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99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1960  could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00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01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09C2A91E" w14:textId="77777777" w:rsidR="00D94D1A" w:rsidRDefault="00D94D1A" w:rsidP="001E4037">
      <w:pPr>
        <w:rPr>
          <w:ins w:id="102" w:author="Matt" w:date="2014-08-26T20:39:00Z"/>
          <w:rFonts w:ascii="NimbusRomNo9L-Regu" w:hAnsi="NimbusRomNo9L-Regu" w:cs="NimbusRomNo9L-Regu"/>
          <w:sz w:val="20"/>
          <w:szCs w:val="20"/>
        </w:rPr>
      </w:pPr>
      <w:ins w:id="103" w:author="Matt" w:date="2014-08-26T20:39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3BE0479F" w14:textId="5585B9EF" w:rsidR="001E4037" w:rsidRPr="001E4037" w:rsidRDefault="001E4037" w:rsidP="001E4037">
      <w:pPr>
        <w:rPr>
          <w:ins w:id="104" w:author="Matt" w:date="2014-08-25T21:05:00Z"/>
          <w:rFonts w:ascii="NimbusRomNo9L-Regu" w:hAnsi="NimbusRomNo9L-Regu" w:cs="NimbusRomNo9L-Regu"/>
          <w:sz w:val="20"/>
          <w:szCs w:val="20"/>
        </w:rPr>
      </w:pPr>
      <w:ins w:id="105" w:author="Matt" w:date="2014-08-25T21:05:00Z"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 w:rsidR="00D94D1A">
          <w:rPr>
            <w:rFonts w:ascii="NimbusRomNo9L-Regu" w:hAnsi="NimbusRomNo9L-Regu" w:cs="NimbusRomNo9L-Regu"/>
            <w:sz w:val="20"/>
            <w:szCs w:val="20"/>
          </w:rPr>
          <w:t>…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06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07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In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0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24688AD1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09" w:author="Matt" w:date="2014-08-25T21:06:00Z"/>
          <w:rFonts w:ascii="NimbusRomNo9L-Regu" w:hAnsi="NimbusRomNo9L-Regu" w:cs="NimbusRomNo9L-Regu"/>
          <w:sz w:val="20"/>
          <w:szCs w:val="20"/>
        </w:rPr>
      </w:pPr>
      <w:ins w:id="110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4F48D597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11" w:author="Matt" w:date="2014-08-26T20:38:00Z"/>
          <w:rFonts w:ascii="NimbusRomNo9L-Regu" w:hAnsi="NimbusRomNo9L-Regu" w:cs="NimbusRomNo9L-Regu"/>
          <w:sz w:val="20"/>
          <w:szCs w:val="20"/>
        </w:rPr>
      </w:pPr>
    </w:p>
    <w:p w14:paraId="4586A59C" w14:textId="42298E6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12" w:author="Matt" w:date="2014-08-25T21:06:00Z"/>
          <w:rFonts w:ascii="NimbusRomNo9L-Regu" w:hAnsi="NimbusRomNo9L-Regu" w:cs="NimbusRomNo9L-Regu"/>
          <w:sz w:val="20"/>
          <w:szCs w:val="20"/>
        </w:rPr>
      </w:pPr>
      <w:ins w:id="113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3836E955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14" w:author="Matt" w:date="2014-08-25T21:06:00Z"/>
          <w:rFonts w:ascii="NimbusRomNo9L-Regu" w:hAnsi="NimbusRomNo9L-Regu" w:cs="NimbusRomNo9L-Regu"/>
          <w:sz w:val="20"/>
          <w:szCs w:val="20"/>
        </w:rPr>
      </w:pPr>
      <w:ins w:id="115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oil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16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117" w:author="Matt" w:date="2014-08-25T21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5.5%.[14]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18" w:author="Matt" w:date="2014-08-26T19:52:00Z"/>
          <w:rFonts w:ascii="NimbusRomNo9L-Regu" w:hAnsi="NimbusRomNo9L-Regu" w:cs="NimbusRomNo9L-Regu"/>
          <w:sz w:val="20"/>
          <w:szCs w:val="20"/>
        </w:rPr>
      </w:pPr>
    </w:p>
    <w:p w14:paraId="20C254C7" w14:textId="5546157E" w:rsidR="00145BAC" w:rsidRP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19" w:author="Matt" w:date="2014-08-25T21:08:00Z"/>
          <w:rFonts w:ascii="Times New Roman" w:hAnsi="Times New Roman" w:cs="Times New Roman"/>
          <w:sz w:val="24"/>
          <w:szCs w:val="24"/>
          <w:rPrChange w:id="120" w:author="Matt" w:date="2014-08-26T19:52:00Z">
            <w:rPr>
              <w:ins w:id="121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22" w:author="Matt" w:date="2014-08-26T19:52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0222E94" w14:textId="77777777" w:rsidR="00D23A7D" w:rsidRDefault="00BC5E91" w:rsidP="00D03E3A">
      <w:pPr>
        <w:autoSpaceDE w:val="0"/>
        <w:autoSpaceDN w:val="0"/>
        <w:adjustRightInd w:val="0"/>
        <w:spacing w:after="0" w:line="240" w:lineRule="auto"/>
        <w:rPr>
          <w:ins w:id="123" w:author="Matt" w:date="2014-08-26T20:39:00Z"/>
          <w:rFonts w:ascii="NimbusRomNo9L-Regu" w:hAnsi="NimbusRomNo9L-Regu" w:cs="NimbusRomNo9L-Regu"/>
          <w:b/>
          <w:sz w:val="32"/>
          <w:szCs w:val="20"/>
        </w:rPr>
      </w:pPr>
      <w:ins w:id="124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2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The above comment is unclear. </w:t>
        </w:r>
      </w:ins>
      <w:ins w:id="126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 xml:space="preserve">Request clarification. </w:t>
        </w:r>
      </w:ins>
    </w:p>
    <w:p w14:paraId="7CB36C6B" w14:textId="0A61972C" w:rsidR="00145BAC" w:rsidRPr="00C21B64" w:rsidRDefault="007839FD" w:rsidP="00D03E3A">
      <w:pPr>
        <w:autoSpaceDE w:val="0"/>
        <w:autoSpaceDN w:val="0"/>
        <w:adjustRightInd w:val="0"/>
        <w:spacing w:after="0" w:line="240" w:lineRule="auto"/>
        <w:rPr>
          <w:ins w:id="127" w:author="Matt" w:date="2014-08-25T21:10:00Z"/>
          <w:rFonts w:ascii="NimbusRomNo9L-Regu" w:hAnsi="NimbusRomNo9L-Regu" w:cs="NimbusRomNo9L-Regu"/>
          <w:b/>
          <w:sz w:val="32"/>
          <w:szCs w:val="20"/>
          <w:rPrChange w:id="128" w:author="Matt" w:date="2014-08-26T19:57:00Z">
            <w:rPr>
              <w:ins w:id="129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30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31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Reference [14] is Murphy and Hall. </w:t>
        </w:r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3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Murphy and Hall </w:t>
        </w:r>
        <w:r w:rsidRPr="00C21B64">
          <w:rPr>
            <w:rFonts w:ascii="NimbusRomNo9L-Regu" w:hAnsi="NimbusRomNo9L-Regu" w:cs="NimbusRomNo9L-Regu"/>
            <w:b/>
            <w:sz w:val="32"/>
            <w:szCs w:val="20"/>
            <w:rPrChange w:id="133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[14] </w:t>
        </w:r>
      </w:ins>
      <w:ins w:id="134" w:author="Matt" w:date="2014-08-25T21:11:00Z">
        <w:r w:rsidR="00DC19F3" w:rsidRPr="00C21B64">
          <w:rPr>
            <w:rFonts w:ascii="NimbusRomNo9L-Regu" w:hAnsi="NimbusRomNo9L-Regu" w:cs="NimbusRomNo9L-Regu"/>
            <w:b/>
            <w:sz w:val="32"/>
            <w:szCs w:val="20"/>
            <w:rPrChange w:id="13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do</w:t>
        </w:r>
      </w:ins>
      <w:ins w:id="136" w:author="Matt" w:date="2014-08-25T21:08:00Z"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37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not reference Hamilton.</w:t>
        </w:r>
      </w:ins>
      <w:ins w:id="138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39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Murphy and Hall </w:t>
        </w:r>
      </w:ins>
      <w:ins w:id="140" w:author="Matt" w:date="2014-08-25T21:12:00Z">
        <w:r w:rsidR="007646FB" w:rsidRPr="00C21B64">
          <w:rPr>
            <w:rFonts w:ascii="NimbusRomNo9L-Regu" w:hAnsi="NimbusRomNo9L-Regu" w:cs="NimbusRomNo9L-Regu"/>
            <w:b/>
            <w:sz w:val="32"/>
            <w:szCs w:val="20"/>
            <w:rPrChange w:id="141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[14] has</w:t>
        </w:r>
      </w:ins>
      <w:ins w:id="142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43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</w:t>
        </w:r>
      </w:ins>
      <w:ins w:id="144" w:author="Matt" w:date="2014-08-25T21:12:00Z">
        <w:r w:rsidR="00035C5D" w:rsidRPr="00C21B64">
          <w:rPr>
            <w:rFonts w:ascii="NimbusRomNo9L-Regu" w:hAnsi="NimbusRomNo9L-Regu" w:cs="NimbusRomNo9L-Regu"/>
            <w:b/>
            <w:sz w:val="32"/>
            <w:szCs w:val="20"/>
            <w:rPrChange w:id="14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the following</w:t>
        </w:r>
      </w:ins>
      <w:ins w:id="146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47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48" w:author="Matt" w:date="2014-08-25T21:10:00Z"/>
          <w:rFonts w:ascii="NimbusRomNo9L-Regu" w:hAnsi="NimbusRomNo9L-Regu" w:cs="NimbusRomNo9L-Regu"/>
          <w:sz w:val="20"/>
          <w:szCs w:val="20"/>
        </w:rPr>
      </w:pPr>
      <w:ins w:id="149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  <w:rPrChange w:id="150">
              <w:rPr>
                <w:noProof/>
              </w:rPr>
            </w:rPrChange>
          </w:rPr>
          <w:drawing>
            <wp:inline distT="0" distB="0" distL="0" distR="0" wp14:anchorId="1E7C214A" wp14:editId="6D39972B">
              <wp:extent cx="5943600" cy="33223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51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Pr="00C21B64" w:rsidRDefault="00BA7E1B" w:rsidP="00D03E3A">
      <w:pPr>
        <w:autoSpaceDE w:val="0"/>
        <w:autoSpaceDN w:val="0"/>
        <w:adjustRightInd w:val="0"/>
        <w:spacing w:after="0" w:line="240" w:lineRule="auto"/>
        <w:rPr>
          <w:ins w:id="152" w:author="Matt" w:date="2014-08-25T21:10:00Z"/>
          <w:rFonts w:ascii="NimbusRomNo9L-Regu" w:hAnsi="NimbusRomNo9L-Regu" w:cs="NimbusRomNo9L-Regu"/>
          <w:b/>
          <w:sz w:val="32"/>
          <w:szCs w:val="20"/>
          <w:rPrChange w:id="153" w:author="Matt" w:date="2014-08-26T19:57:00Z">
            <w:rPr>
              <w:ins w:id="154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55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5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which clearly shows the 5.5% cost share threshold.</w:t>
        </w:r>
      </w:ins>
    </w:p>
    <w:p w14:paraId="7C7E6185" w14:textId="77777777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57" w:author="Matt" w:date="2014-08-25T21:10:00Z"/>
          <w:rFonts w:ascii="NimbusRomNo9L-Regu" w:hAnsi="NimbusRomNo9L-Regu" w:cs="NimbusRomNo9L-Regu"/>
          <w:b/>
          <w:sz w:val="32"/>
          <w:szCs w:val="20"/>
          <w:rPrChange w:id="158" w:author="Matt" w:date="2014-08-26T19:57:00Z">
            <w:rPr>
              <w:ins w:id="159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</w:p>
    <w:p w14:paraId="17701558" w14:textId="41EF8558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60" w:author="Matt" w:date="2014-08-25T21:08:00Z"/>
          <w:rFonts w:ascii="NimbusRomNo9L-Regu" w:hAnsi="NimbusRomNo9L-Regu" w:cs="NimbusRomNo9L-Regu"/>
          <w:b/>
          <w:sz w:val="32"/>
          <w:szCs w:val="20"/>
          <w:rPrChange w:id="161" w:author="Matt" w:date="2014-08-26T19:57:00Z">
            <w:rPr>
              <w:ins w:id="162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63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6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65" w:author="Matt" w:date="2014-08-26T19:53:00Z"/>
          <w:rFonts w:ascii="NimbusRomNo9L-Regu" w:hAnsi="NimbusRomNo9L-Regu" w:cs="NimbusRomNo9L-Regu"/>
          <w:sz w:val="20"/>
          <w:szCs w:val="20"/>
        </w:rPr>
      </w:pPr>
    </w:p>
    <w:p w14:paraId="0EE63A86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166" w:author="Matt" w:date="2014-08-26T19:53:00Z"/>
          <w:rFonts w:ascii="Times New Roman" w:hAnsi="Times New Roman" w:cs="Times New Roman"/>
          <w:sz w:val="24"/>
          <w:szCs w:val="24"/>
        </w:rPr>
      </w:pPr>
      <w:ins w:id="167" w:author="Matt" w:date="2014-08-26T19:53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5694C39" w14:textId="77777777" w:rsid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68" w:author="Matt" w:date="2014-08-25T21:08:00Z"/>
          <w:rFonts w:ascii="NimbusRomNo9L-Regu" w:hAnsi="NimbusRomNo9L-Regu" w:cs="NimbusRomNo9L-Regu"/>
          <w:sz w:val="20"/>
          <w:szCs w:val="20"/>
        </w:rPr>
      </w:pPr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Low cost share.  </w:t>
      </w:r>
      <w:bookmarkStart w:id="169" w:name="OLE_LINK10"/>
      <w:bookmarkStart w:id="170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its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171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172" w:author="Matt" w:date="2014-08-25T21:28:00Z"/>
          <w:rFonts w:ascii="NimbusRomNo9L-Regu" w:hAnsi="NimbusRomNo9L-Regu" w:cs="NimbusRomNo9L-Regu"/>
          <w:sz w:val="20"/>
          <w:szCs w:val="20"/>
        </w:rPr>
      </w:pPr>
      <w:ins w:id="173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174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175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76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77" w:author="Matt" w:date="2014-08-25T21:28:00Z"/>
          <w:rFonts w:ascii="NimbusRomNo9L-Regu" w:hAnsi="NimbusRomNo9L-Regu" w:cs="NimbusRomNo9L-Regu"/>
          <w:sz w:val="20"/>
          <w:szCs w:val="20"/>
        </w:rPr>
      </w:pPr>
      <w:ins w:id="17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79" w:author="Matt" w:date="2014-08-25T21:28:00Z"/>
          <w:rFonts w:ascii="NimbusRomNo9L-Regu" w:hAnsi="NimbusRomNo9L-Regu" w:cs="NimbusRomNo9L-Regu"/>
          <w:sz w:val="20"/>
          <w:szCs w:val="20"/>
        </w:rPr>
      </w:pPr>
      <w:ins w:id="18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which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1" w:author="Matt" w:date="2014-08-25T21:28:00Z"/>
          <w:rFonts w:ascii="NimbusRomNo9L-Regu" w:hAnsi="NimbusRomNo9L-Regu" w:cs="NimbusRomNo9L-Regu"/>
          <w:sz w:val="20"/>
          <w:szCs w:val="20"/>
        </w:rPr>
      </w:pPr>
      <w:ins w:id="18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based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3" w:author="Matt" w:date="2014-08-25T21:28:00Z"/>
          <w:rFonts w:ascii="NimbusRomNo9L-Regu" w:hAnsi="NimbusRomNo9L-Regu" w:cs="NimbusRomNo9L-Regu"/>
          <w:sz w:val="20"/>
          <w:szCs w:val="20"/>
        </w:rPr>
      </w:pPr>
      <w:ins w:id="18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not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5" w:author="Matt" w:date="2014-08-25T21:28:00Z"/>
          <w:rFonts w:ascii="NimbusRomNo9L-Regu" w:hAnsi="NimbusRomNo9L-Regu" w:cs="NimbusRomNo9L-Regu"/>
          <w:sz w:val="20"/>
          <w:szCs w:val="20"/>
        </w:rPr>
      </w:pPr>
      <w:ins w:id="18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7" w:author="Matt" w:date="2014-08-25T21:28:00Z"/>
          <w:rFonts w:ascii="NimbusRomNo9L-Regu" w:hAnsi="NimbusRomNo9L-Regu" w:cs="NimbusRomNo9L-Regu"/>
          <w:sz w:val="20"/>
          <w:szCs w:val="20"/>
        </w:rPr>
      </w:pPr>
      <w:ins w:id="18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9" w:author="Matt" w:date="2014-08-25T21:28:00Z"/>
          <w:rFonts w:ascii="NimbusRomNo9L-Regu" w:hAnsi="NimbusRomNo9L-Regu" w:cs="NimbusRomNo9L-Regu"/>
          <w:sz w:val="20"/>
          <w:szCs w:val="20"/>
        </w:rPr>
      </w:pPr>
      <w:ins w:id="19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1" w:author="Matt" w:date="2014-08-25T21:28:00Z"/>
          <w:rFonts w:ascii="NimbusRomNo9L-Regu" w:hAnsi="NimbusRomNo9L-Regu" w:cs="NimbusRomNo9L-Regu"/>
          <w:sz w:val="20"/>
          <w:szCs w:val="20"/>
        </w:rPr>
      </w:pPr>
      <w:ins w:id="19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3" w:author="Matt" w:date="2014-08-25T21:28:00Z"/>
          <w:rFonts w:ascii="NimbusRomNo9L-Regu" w:hAnsi="NimbusRomNo9L-Regu" w:cs="NimbusRomNo9L-Regu"/>
          <w:sz w:val="20"/>
          <w:szCs w:val="20"/>
        </w:rPr>
      </w:pPr>
      <w:ins w:id="19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5" w:author="Matt" w:date="2014-08-25T21:28:00Z"/>
          <w:rFonts w:ascii="NimbusRomNo9L-Regu" w:hAnsi="NimbusRomNo9L-Regu" w:cs="NimbusRomNo9L-Regu"/>
          <w:sz w:val="20"/>
          <w:szCs w:val="20"/>
        </w:rPr>
      </w:pPr>
      <w:ins w:id="19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7" w:author="Matt" w:date="2014-08-25T21:28:00Z"/>
          <w:rFonts w:ascii="NimbusRomNo9L-Regu" w:hAnsi="NimbusRomNo9L-Regu" w:cs="NimbusRomNo9L-Regu"/>
          <w:sz w:val="20"/>
          <w:szCs w:val="20"/>
        </w:rPr>
      </w:pPr>
      <w:ins w:id="19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to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9" w:author="Matt" w:date="2014-08-25T21:28:00Z"/>
          <w:rFonts w:ascii="NimbusRomNo9L-Regu" w:hAnsi="NimbusRomNo9L-Regu" w:cs="NimbusRomNo9L-Regu"/>
          <w:sz w:val="20"/>
          <w:szCs w:val="20"/>
        </w:rPr>
      </w:pPr>
      <w:ins w:id="20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by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01" w:author="Matt" w:date="2014-08-25T21:28:00Z"/>
          <w:rFonts w:ascii="NimbusRomNo9L-Regu" w:hAnsi="NimbusRomNo9L-Regu" w:cs="NimbusRomNo9L-Regu"/>
          <w:sz w:val="20"/>
          <w:szCs w:val="20"/>
        </w:rPr>
      </w:pPr>
      <w:ins w:id="20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03" w:author="Matt" w:date="2014-08-25T21:28:00Z"/>
          <w:rFonts w:ascii="NimbusRomNo9L-Regu" w:hAnsi="NimbusRomNo9L-Regu" w:cs="NimbusRomNo9L-Regu"/>
          <w:sz w:val="20"/>
          <w:szCs w:val="20"/>
        </w:rPr>
      </w:pPr>
      <w:ins w:id="20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05" w:author="Matt" w:date="2014-08-25T21:28:00Z"/>
          <w:rFonts w:ascii="NimbusRomNo9L-Regu" w:hAnsi="NimbusRomNo9L-Regu" w:cs="NimbusRomNo9L-Regu"/>
          <w:sz w:val="20"/>
          <w:szCs w:val="20"/>
        </w:rPr>
      </w:pPr>
      <w:ins w:id="20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is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07" w:author="Matt" w:date="2014-08-25T21:29:00Z"/>
          <w:rFonts w:ascii="NimbusRomNo9L-Regu" w:hAnsi="NimbusRomNo9L-Regu" w:cs="NimbusRomNo9L-Regu"/>
          <w:sz w:val="20"/>
          <w:szCs w:val="20"/>
        </w:rPr>
      </w:pPr>
      <w:ins w:id="20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209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10" w:author="Matt" w:date="2014-08-25T21:28:00Z"/>
          <w:rFonts w:ascii="NimbusRomNo9L-Regu" w:hAnsi="NimbusRomNo9L-Regu" w:cs="NimbusRomNo9L-Regu"/>
          <w:sz w:val="20"/>
          <w:szCs w:val="20"/>
        </w:rPr>
      </w:pPr>
      <w:ins w:id="21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12" w:author="Matt" w:date="2014-08-25T21:28:00Z"/>
          <w:rFonts w:ascii="NimbusRomNo9L-Regu" w:hAnsi="NimbusRomNo9L-Regu" w:cs="NimbusRomNo9L-Regu"/>
          <w:sz w:val="20"/>
          <w:szCs w:val="20"/>
        </w:rPr>
      </w:pPr>
      <w:ins w:id="21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14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15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16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but it usually EVENTUALLY REFLECTED IN   cost</w:t>
      </w:r>
    </w:p>
    <w:bookmarkEnd w:id="169"/>
    <w:bookmarkEnd w:id="170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217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18" w:author="Matt" w:date="2014-08-25T21:23:00Z"/>
          <w:rFonts w:ascii="NimbusRomNo9L-Regu" w:hAnsi="NimbusRomNo9L-Regu" w:cs="NimbusRomNo9L-Regu"/>
          <w:sz w:val="20"/>
          <w:szCs w:val="20"/>
        </w:rPr>
      </w:pPr>
      <w:ins w:id="219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220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21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today.[19, Fig. 2] In other words,  ……Actually this is misleading because the value of 100:1 is not for extracting oil but for finding it. The values for US are given in Guilford et al. (aboput 28:1 in 1970s to 10:1 in 2007)v and for the world (publically traded) in Gagnon et al.  36:1 in 1990s to 18:1 in 2006 or so.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22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23" w:author="Matt" w:date="2014-08-26T11:55:00Z"/>
          <w:rFonts w:ascii="NimbusRomNo9L-Regu" w:hAnsi="NimbusRomNo9L-Regu" w:cs="NimbusRomNo9L-Regu"/>
          <w:sz w:val="20"/>
          <w:szCs w:val="20"/>
        </w:rPr>
      </w:pPr>
      <w:ins w:id="224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25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26" w:author="Matt" w:date="2014-08-26T11:55:00Z"/>
          <w:rFonts w:ascii="NimbusRomNo9L-Regu" w:hAnsi="NimbusRomNo9L-Regu" w:cs="NimbusRomNo9L-Regu"/>
          <w:sz w:val="20"/>
          <w:szCs w:val="20"/>
        </w:rPr>
      </w:pPr>
      <w:ins w:id="227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Turning again to our oil example, $EROI_{soc}$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28" w:author="Matt" w:date="2014-08-26T11:55:00Z"/>
          <w:rFonts w:ascii="NimbusRomNo9L-Regu" w:hAnsi="NimbusRomNo9L-Regu" w:cs="NimbusRomNo9L-Regu"/>
          <w:sz w:val="20"/>
          <w:szCs w:val="20"/>
        </w:rPr>
      </w:pPr>
      <w:ins w:id="229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0" w:author="Matt" w:date="2014-08-26T11:55:00Z"/>
          <w:rFonts w:ascii="NimbusRomNo9L-Regu" w:hAnsi="NimbusRomNo9L-Regu" w:cs="NimbusRomNo9L-Regu"/>
          <w:sz w:val="20"/>
          <w:szCs w:val="20"/>
        </w:rPr>
      </w:pPr>
      <w:ins w:id="231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2" w:author="Matt" w:date="2014-08-26T11:55:00Z"/>
          <w:rFonts w:ascii="NimbusRomNo9L-Regu" w:hAnsi="NimbusRomNo9L-Regu" w:cs="NimbusRomNo9L-Regu"/>
          <w:sz w:val="20"/>
          <w:szCs w:val="20"/>
        </w:rPr>
      </w:pPr>
      <w:ins w:id="233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$EROI_{soc}$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4" w:author="Matt" w:date="2014-08-26T11:55:00Z"/>
          <w:rFonts w:ascii="NimbusRomNo9L-Regu" w:hAnsi="NimbusRomNo9L-Regu" w:cs="NimbusRomNo9L-Regu"/>
          <w:sz w:val="20"/>
          <w:szCs w:val="20"/>
        </w:rPr>
      </w:pPr>
      <w:ins w:id="235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6" w:author="Matt" w:date="2014-08-26T11:55:00Z"/>
          <w:rFonts w:ascii="NimbusRomNo9L-Regu" w:hAnsi="NimbusRomNo9L-Regu" w:cs="NimbusRomNo9L-Regu"/>
          <w:sz w:val="20"/>
          <w:szCs w:val="20"/>
        </w:rPr>
      </w:pPr>
      <w:ins w:id="237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8" w:author="Matt" w:date="2014-08-26T11:55:00Z"/>
          <w:rFonts w:ascii="NimbusRomNo9L-Regu" w:hAnsi="NimbusRomNo9L-Regu" w:cs="NimbusRomNo9L-Regu"/>
          <w:sz w:val="20"/>
          <w:szCs w:val="20"/>
        </w:rPr>
      </w:pPr>
      <w:ins w:id="239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In other words, it takes about twice as much energy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40" w:author="Matt" w:date="2014-08-26T11:55:00Z"/>
          <w:rFonts w:ascii="NimbusRomNo9L-Regu" w:hAnsi="NimbusRomNo9L-Regu" w:cs="NimbusRomNo9L-Regu"/>
          <w:sz w:val="20"/>
          <w:szCs w:val="20"/>
        </w:rPr>
      </w:pPr>
      <w:ins w:id="241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42" w:author="Matt" w:date="2014-08-26T11:55:00Z"/>
          <w:rFonts w:ascii="NimbusRomNo9L-Regu" w:hAnsi="NimbusRomNo9L-Regu" w:cs="NimbusRomNo9L-Regu"/>
          <w:sz w:val="20"/>
          <w:szCs w:val="20"/>
        </w:rPr>
      </w:pPr>
      <w:ins w:id="243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44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45" w:author="Matt" w:date="2014-08-26T12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246" w:name="OLE_LINK12"/>
      <w:bookmarkStart w:id="247" w:name="OLE_LINK13"/>
      <w:r>
        <w:rPr>
          <w:rFonts w:ascii="NimbusRomNo9L-Regu" w:hAnsi="NimbusRomNo9L-Regu" w:cs="NimbusRomNo9L-Regu"/>
          <w:sz w:val="20"/>
          <w:szCs w:val="20"/>
        </w:rPr>
        <w:t>The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246"/>
      <w:bookmarkEnd w:id="247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theowners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248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249" w:author="Matt" w:date="2014-08-26T12:11:00Z"/>
          <w:rFonts w:ascii="NimbusRomNo9L-Regu" w:hAnsi="NimbusRomNo9L-Regu" w:cs="NimbusRomNo9L-Regu"/>
          <w:sz w:val="20"/>
          <w:szCs w:val="20"/>
        </w:rPr>
      </w:pPr>
      <w:ins w:id="250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251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52" w:author="Matt" w:date="2014-08-26T12:11:00Z"/>
          <w:rFonts w:ascii="NimbusRomNo9L-Regu" w:hAnsi="NimbusRomNo9L-Regu" w:cs="NimbusRomNo9L-Regu"/>
          <w:sz w:val="20"/>
          <w:szCs w:val="20"/>
        </w:rPr>
      </w:pPr>
      <w:ins w:id="253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early 19$^{th}$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54" w:author="Matt" w:date="2014-08-26T12:11:00Z"/>
          <w:rFonts w:ascii="NimbusRomNo9L-Regu" w:hAnsi="NimbusRomNo9L-Regu" w:cs="NimbusRomNo9L-Regu"/>
          <w:sz w:val="20"/>
          <w:szCs w:val="20"/>
        </w:rPr>
      </w:pPr>
      <w:ins w:id="255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principle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56" w:author="Matt" w:date="2014-08-26T12:11:00Z"/>
          <w:rFonts w:ascii="NimbusRomNo9L-Regu" w:hAnsi="NimbusRomNo9L-Regu" w:cs="NimbusRomNo9L-Regu"/>
          <w:sz w:val="20"/>
          <w:szCs w:val="20"/>
        </w:rPr>
      </w:pPr>
      <w:ins w:id="257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58" w:author="Matt" w:date="2014-08-26T12:11:00Z"/>
          <w:rFonts w:ascii="NimbusRomNo9L-Regu" w:hAnsi="NimbusRomNo9L-Regu" w:cs="NimbusRomNo9L-Regu"/>
          <w:sz w:val="20"/>
          <w:szCs w:val="20"/>
        </w:rPr>
      </w:pPr>
      <w:ins w:id="259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60" w:author="Matt" w:date="2014-08-26T12:11:00Z"/>
          <w:rFonts w:ascii="NimbusRomNo9L-Regu" w:hAnsi="NimbusRomNo9L-Regu" w:cs="NimbusRomNo9L-Regu"/>
          <w:sz w:val="20"/>
          <w:szCs w:val="20"/>
        </w:rPr>
      </w:pPr>
      <w:ins w:id="261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62" w:author="Matt" w:date="2014-08-26T12:11:00Z"/>
          <w:rFonts w:ascii="NimbusRomNo9L-Regu" w:hAnsi="NimbusRomNo9L-Regu" w:cs="NimbusRomNo9L-Regu"/>
          <w:sz w:val="20"/>
          <w:szCs w:val="20"/>
        </w:rPr>
      </w:pPr>
      <w:ins w:id="263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less-productive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64" w:author="Matt" w:date="2014-08-26T12:11:00Z"/>
          <w:rFonts w:ascii="NimbusRomNo9L-Regu" w:hAnsi="NimbusRomNo9L-Regu" w:cs="NimbusRomNo9L-Regu"/>
          <w:sz w:val="20"/>
          <w:szCs w:val="20"/>
        </w:rPr>
      </w:pPr>
      <w:ins w:id="265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266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that</w:t>
      </w:r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has lower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67" w:author="Matt" w:date="2014-08-26T19:54:00Z"/>
          <w:rFonts w:ascii="NimbusRomNo9L-Medi" w:hAnsi="NimbusRomNo9L-Medi" w:cs="NimbusRomNo9L-Medi"/>
          <w:sz w:val="17"/>
          <w:szCs w:val="17"/>
        </w:rPr>
      </w:pPr>
    </w:p>
    <w:p w14:paraId="315FF07C" w14:textId="575EB5C5" w:rsidR="00145BAC" w:rsidRPr="00145BAC" w:rsidRDefault="00145BAC" w:rsidP="00C46917">
      <w:pPr>
        <w:autoSpaceDE w:val="0"/>
        <w:autoSpaceDN w:val="0"/>
        <w:adjustRightInd w:val="0"/>
        <w:spacing w:after="0" w:line="240" w:lineRule="auto"/>
        <w:rPr>
          <w:ins w:id="268" w:author="Matt" w:date="2014-08-26T12:19:00Z"/>
          <w:rFonts w:ascii="Times New Roman" w:hAnsi="Times New Roman" w:cs="Times New Roman"/>
          <w:sz w:val="24"/>
          <w:szCs w:val="24"/>
          <w:rPrChange w:id="269" w:author="Matt" w:date="2014-08-26T19:54:00Z">
            <w:rPr>
              <w:ins w:id="270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271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45F46FF5" w14:textId="51A01B70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272" w:author="Matt" w:date="2014-08-26T12:19:00Z"/>
          <w:rFonts w:ascii="NimbusRomNo9L-Medi" w:hAnsi="NimbusRomNo9L-Medi" w:cs="NimbusRomNo9L-Medi"/>
          <w:b/>
          <w:sz w:val="32"/>
          <w:szCs w:val="32"/>
          <w:rPrChange w:id="273" w:author="Matt" w:date="2014-08-26T19:54:00Z">
            <w:rPr>
              <w:ins w:id="274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275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276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Hmmmm. Cleveland and O’Connor indicate that shale oil has EROI between 1:1 and 2:1</w:t>
        </w:r>
      </w:ins>
      <w:ins w:id="277" w:author="Matt" w:date="2014-08-26T12:32:00Z">
        <w:r w:rsidR="006D105F" w:rsidRPr="00145BAC">
          <w:rPr>
            <w:rFonts w:ascii="NimbusRomNo9L-Medi" w:hAnsi="NimbusRomNo9L-Medi" w:cs="NimbusRomNo9L-Medi"/>
            <w:b/>
            <w:sz w:val="32"/>
            <w:szCs w:val="32"/>
            <w:rPrChange w:id="278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, when self-use is included</w:t>
        </w:r>
      </w:ins>
      <w:ins w:id="279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280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 xml:space="preserve">. See: </w:t>
        </w:r>
        <w:bookmarkStart w:id="281" w:name="OLE_LINK14"/>
        <w:bookmarkStart w:id="282" w:name="OLE_LINK15"/>
        <w:r w:rsidRPr="00145BAC">
          <w:rPr>
            <w:rFonts w:ascii="NimbusRomNo9L-Medi" w:hAnsi="NimbusRomNo9L-Medi" w:cs="NimbusRomNo9L-Medi"/>
            <w:b/>
            <w:sz w:val="32"/>
            <w:szCs w:val="32"/>
            <w:rPrChange w:id="283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http://www.westernresourceadvocates.org/land/pdf/oseroireport.pdf</w:t>
        </w:r>
        <w:bookmarkEnd w:id="281"/>
        <w:bookmarkEnd w:id="282"/>
      </w:ins>
    </w:p>
    <w:p w14:paraId="4B541B4E" w14:textId="77777777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284" w:author="Matt" w:date="2014-08-26T12:31:00Z"/>
          <w:rFonts w:ascii="NimbusRomNo9L-Medi" w:hAnsi="NimbusRomNo9L-Medi" w:cs="NimbusRomNo9L-Medi"/>
          <w:b/>
          <w:sz w:val="32"/>
          <w:szCs w:val="32"/>
          <w:rPrChange w:id="285" w:author="Matt" w:date="2014-08-26T19:54:00Z">
            <w:rPr>
              <w:ins w:id="286" w:author="Matt" w:date="2014-08-26T12:31:00Z"/>
              <w:rFonts w:ascii="NimbusRomNo9L-Medi" w:hAnsi="NimbusRomNo9L-Medi" w:cs="NimbusRomNo9L-Medi"/>
              <w:sz w:val="17"/>
              <w:szCs w:val="17"/>
            </w:rPr>
          </w:rPrChange>
        </w:rPr>
      </w:pPr>
    </w:p>
    <w:p w14:paraId="5BB46596" w14:textId="2B9881C6" w:rsidR="008A404E" w:rsidRPr="00145BAC" w:rsidRDefault="008A404E" w:rsidP="00C46917">
      <w:pPr>
        <w:autoSpaceDE w:val="0"/>
        <w:autoSpaceDN w:val="0"/>
        <w:adjustRightInd w:val="0"/>
        <w:spacing w:after="0" w:line="240" w:lineRule="auto"/>
        <w:rPr>
          <w:ins w:id="287" w:author="Matt" w:date="2014-08-26T12:19:00Z"/>
          <w:rFonts w:ascii="NimbusRomNo9L-Medi" w:hAnsi="NimbusRomNo9L-Medi" w:cs="NimbusRomNo9L-Medi"/>
          <w:b/>
          <w:sz w:val="32"/>
          <w:szCs w:val="32"/>
          <w:rPrChange w:id="288" w:author="Matt" w:date="2014-08-26T19:54:00Z">
            <w:rPr>
              <w:ins w:id="289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290" w:author="Matt" w:date="2014-08-26T12:32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291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92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0E24EBB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293" w:author="Matt" w:date="2014-08-26T19:54:00Z"/>
          <w:rFonts w:ascii="Times New Roman" w:hAnsi="Times New Roman" w:cs="Times New Roman"/>
          <w:sz w:val="24"/>
          <w:szCs w:val="24"/>
        </w:rPr>
      </w:pPr>
      <w:ins w:id="294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95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96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97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world-oil-production-at-3312014-where-are-we-headed/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17"/>
          <w:szCs w:val="17"/>
        </w:rPr>
        <w:t>obtain this data and plot it similarly? ****</w:t>
      </w:r>
      <w:r>
        <w:t xml:space="preserve">  &gt;&gt;&gt;again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98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99" w:author="Matt" w:date="2014-08-26T12:33:00Z"/>
        </w:rPr>
      </w:pPr>
      <w:ins w:id="300" w:author="Matt" w:date="2014-08-26T12:33:00Z">
        <w:r>
          <w:t>OK. We</w:t>
        </w:r>
      </w:ins>
      <w:ins w:id="301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302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consequence,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03" w:author="Matt" w:date="2014-08-26T12:3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and 100 years ago. It Not 100 (see Gilford et al )</w:t>
      </w:r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04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05" w:author="Matt" w:date="2014-08-26T12:40:00Z"/>
          <w:rFonts w:ascii="NimbusRomNo9L-Regu" w:hAnsi="NimbusRomNo9L-Regu" w:cs="NimbusRomNo9L-Regu"/>
          <w:sz w:val="20"/>
          <w:szCs w:val="20"/>
        </w:rPr>
      </w:pPr>
      <w:ins w:id="306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07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08" w:author="Matt" w:date="2014-08-26T12:40:00Z"/>
          <w:rFonts w:ascii="NimbusRomNo9L-Regu" w:hAnsi="NimbusRomNo9L-Regu" w:cs="NimbusRomNo9L-Regu"/>
          <w:sz w:val="20"/>
          <w:szCs w:val="20"/>
        </w:rPr>
      </w:pPr>
      <w:ins w:id="309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10" w:author="Matt" w:date="2014-08-26T12:40:00Z"/>
          <w:rFonts w:ascii="NimbusRomNo9L-Regu" w:hAnsi="NimbusRomNo9L-Regu" w:cs="NimbusRomNo9L-Regu"/>
          <w:sz w:val="20"/>
          <w:szCs w:val="20"/>
        </w:rPr>
      </w:pPr>
      <w:ins w:id="311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more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12" w:author="Matt" w:date="2014-08-26T12:40:00Z"/>
          <w:rFonts w:ascii="NimbusRomNo9L-Regu" w:hAnsi="NimbusRomNo9L-Regu" w:cs="NimbusRomNo9L-Regu"/>
          <w:sz w:val="20"/>
          <w:szCs w:val="20"/>
        </w:rPr>
      </w:pPr>
      <w:ins w:id="313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14" w:author="Matt" w:date="2014-08-26T12:40:00Z"/>
          <w:rFonts w:ascii="NimbusRomNo9L-Regu" w:hAnsi="NimbusRomNo9L-Regu" w:cs="NimbusRomNo9L-Regu"/>
          <w:sz w:val="20"/>
          <w:szCs w:val="20"/>
        </w:rPr>
      </w:pPr>
      <w:ins w:id="315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16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17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18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19" w:author="Matt" w:date="2014-08-26T12:4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apply to any non-renewable material (e.g. copper, fish, soil, timber) or energy stock </w:t>
      </w:r>
      <w:bookmarkStart w:id="320" w:name="OLE_LINK16"/>
      <w:bookmarkStart w:id="321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320"/>
      <w:bookmarkEnd w:id="321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22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23" w:author="Matt" w:date="2014-08-26T12:41:00Z"/>
          <w:rFonts w:ascii="NimbusRomNo9L-Regu" w:hAnsi="NimbusRomNo9L-Regu" w:cs="NimbusRomNo9L-Regu"/>
          <w:sz w:val="20"/>
          <w:szCs w:val="20"/>
        </w:rPr>
      </w:pPr>
      <w:ins w:id="324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25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26" w:author="Matt" w:date="2014-08-26T12:41:00Z"/>
          <w:rFonts w:ascii="NimbusRomNo9L-Regu" w:hAnsi="NimbusRomNo9L-Regu" w:cs="NimbusRomNo9L-Regu"/>
          <w:sz w:val="20"/>
          <w:szCs w:val="20"/>
        </w:rPr>
      </w:pPr>
      <w:ins w:id="327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28" w:author="Matt" w:date="2014-08-26T12:41:00Z"/>
          <w:rFonts w:ascii="NimbusRomNo9L-Regu" w:hAnsi="NimbusRomNo9L-Regu" w:cs="NimbusRomNo9L-Regu"/>
          <w:sz w:val="20"/>
          <w:szCs w:val="20"/>
        </w:rPr>
      </w:pPr>
      <w:ins w:id="329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that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30" w:author="Matt" w:date="2014-08-26T12:41:00Z"/>
          <w:rFonts w:ascii="NimbusRomNo9L-Regu" w:hAnsi="NimbusRomNo9L-Regu" w:cs="NimbusRomNo9L-Regu"/>
          <w:sz w:val="20"/>
          <w:szCs w:val="20"/>
        </w:rPr>
      </w:pPr>
      <w:ins w:id="331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any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32" w:author="Matt" w:date="2014-08-26T12:41:00Z"/>
          <w:rFonts w:ascii="NimbusRomNo9L-Regu" w:hAnsi="NimbusRomNo9L-Regu" w:cs="NimbusRomNo9L-Regu"/>
          <w:sz w:val="20"/>
          <w:szCs w:val="20"/>
        </w:rPr>
      </w:pPr>
      <w:ins w:id="333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34" w:author="Matt" w:date="2014-08-26T12:41:00Z"/>
          <w:rFonts w:ascii="NimbusRomNo9L-Regu" w:hAnsi="NimbusRomNo9L-Regu" w:cs="NimbusRomNo9L-Regu"/>
          <w:sz w:val="20"/>
          <w:szCs w:val="20"/>
        </w:rPr>
      </w:pPr>
      <w:ins w:id="335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36" w:author="Matt" w:date="2014-08-26T12:41:00Z"/>
          <w:rFonts w:ascii="NimbusRomNo9L-Regu" w:hAnsi="NimbusRomNo9L-Regu" w:cs="NimbusRomNo9L-Regu"/>
          <w:sz w:val="20"/>
          <w:szCs w:val="20"/>
        </w:rPr>
      </w:pPr>
      <w:ins w:id="337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38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0AC686F7" w14:textId="77777777" w:rsidR="00196DEE" w:rsidRDefault="00C46917" w:rsidP="00C46917">
      <w:pPr>
        <w:autoSpaceDE w:val="0"/>
        <w:autoSpaceDN w:val="0"/>
        <w:adjustRightInd w:val="0"/>
        <w:spacing w:after="0" w:line="240" w:lineRule="auto"/>
        <w:rPr>
          <w:ins w:id="339" w:author="Matt" w:date="2014-08-26T12:43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Fig 15  What does free cash flow OF mean (vs TO?)?</w:t>
      </w:r>
    </w:p>
    <w:p w14:paraId="5D7A7B2B" w14:textId="77777777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340" w:author="Matt" w:date="2014-08-26T12:43:00Z"/>
          <w:rFonts w:ascii="NimbusRomNo9L-Regu" w:hAnsi="NimbusRomNo9L-Regu" w:cs="NimbusRomNo9L-Regu"/>
          <w:sz w:val="20"/>
          <w:szCs w:val="20"/>
        </w:rPr>
      </w:pPr>
    </w:p>
    <w:p w14:paraId="66033107" w14:textId="4B384CB1" w:rsidR="00711979" w:rsidRDefault="00196DEE" w:rsidP="00C46917">
      <w:pPr>
        <w:autoSpaceDE w:val="0"/>
        <w:autoSpaceDN w:val="0"/>
        <w:adjustRightInd w:val="0"/>
        <w:spacing w:after="0" w:line="240" w:lineRule="auto"/>
        <w:rPr>
          <w:ins w:id="341" w:author="Matt" w:date="2014-08-26T12:56:00Z"/>
          <w:rFonts w:ascii="NimbusRomNo9L-Regu" w:hAnsi="NimbusRomNo9L-Regu" w:cs="NimbusRomNo9L-Regu"/>
          <w:sz w:val="20"/>
          <w:szCs w:val="20"/>
        </w:rPr>
      </w:pPr>
      <w:ins w:id="342" w:author="Matt" w:date="2014-08-26T12:47:00Z">
        <w:r>
          <w:rPr>
            <w:rFonts w:ascii="NimbusRomNo9L-Regu" w:hAnsi="NimbusRomNo9L-Regu" w:cs="NimbusRomNo9L-Regu"/>
            <w:sz w:val="20"/>
            <w:szCs w:val="20"/>
          </w:rPr>
          <w:t>We</w:t>
        </w:r>
      </w:ins>
      <w:ins w:id="343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’re using free cash flow (FCF) as an accounting term used in corporate finance. </w:t>
        </w:r>
      </w:ins>
      <w:ins w:id="344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>I think the proper proposition is “of”</w:t>
        </w:r>
      </w:ins>
      <w:ins w:id="345" w:author="Matt" w:date="2014-08-26T12:54:00Z">
        <w:r w:rsidR="006C4963">
          <w:rPr>
            <w:rFonts w:ascii="NimbusRomNo9L-Regu" w:hAnsi="NimbusRomNo9L-Regu" w:cs="NimbusRomNo9L-Regu"/>
            <w:sz w:val="20"/>
            <w:szCs w:val="20"/>
          </w:rPr>
          <w:t xml:space="preserve"> or “for,”</w:t>
        </w:r>
      </w:ins>
      <w:ins w:id="346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because FCF is a metric that applies to a firm at a given point in time. Thus, you say “free cash flow of Exxon,” for example.</w:t>
        </w:r>
      </w:ins>
      <w:ins w:id="347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figure its</w:t>
        </w:r>
        <w:r w:rsidR="000A2DF9">
          <w:rPr>
            <w:rFonts w:ascii="NimbusRomNo9L-Regu" w:hAnsi="NimbusRomNo9L-Regu" w:cs="NimbusRomNo9L-Regu"/>
            <w:sz w:val="20"/>
            <w:szCs w:val="20"/>
          </w:rPr>
          <w:t>elf uses the preposition “of.” At the moment,</w:t>
        </w:r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wording </w:t>
        </w:r>
      </w:ins>
      <w:ins w:id="348" w:author="Matt" w:date="2014-08-26T20:40:00Z">
        <w:r w:rsidR="000A2DF9">
          <w:rPr>
            <w:rFonts w:ascii="NimbusRomNo9L-Regu" w:hAnsi="NimbusRomNo9L-Regu" w:cs="NimbusRomNo9L-Regu"/>
            <w:sz w:val="20"/>
            <w:szCs w:val="20"/>
          </w:rPr>
          <w:t xml:space="preserve">is </w:t>
        </w:r>
      </w:ins>
      <w:ins w:id="349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>unchanged.</w:t>
        </w:r>
      </w:ins>
    </w:p>
    <w:p w14:paraId="3AA073B5" w14:textId="77777777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350" w:author="Matt" w:date="2014-08-26T12:56:00Z"/>
          <w:rFonts w:ascii="NimbusRomNo9L-Regu" w:hAnsi="NimbusRomNo9L-Regu" w:cs="NimbusRomNo9L-Regu"/>
          <w:sz w:val="20"/>
          <w:szCs w:val="20"/>
        </w:rPr>
      </w:pPr>
    </w:p>
    <w:p w14:paraId="324F4F95" w14:textId="27ACC459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351" w:author="Matt" w:date="2014-08-26T12:52:00Z"/>
          <w:rFonts w:ascii="NimbusRomNo9L-Regu" w:hAnsi="NimbusRomNo9L-Regu" w:cs="NimbusRomNo9L-Regu"/>
          <w:sz w:val="20"/>
          <w:szCs w:val="20"/>
        </w:rPr>
      </w:pPr>
      <w:ins w:id="352" w:author="Matt" w:date="2014-08-26T12:56:00Z">
        <w:r>
          <w:rPr>
            <w:rFonts w:ascii="NimbusRomNo9L-Regu" w:hAnsi="NimbusRomNo9L-Regu" w:cs="NimbusRomNo9L-Regu"/>
            <w:sz w:val="20"/>
            <w:szCs w:val="20"/>
          </w:rPr>
          <w:t>Here are some additional resources:</w:t>
        </w:r>
      </w:ins>
    </w:p>
    <w:p w14:paraId="1A598B7E" w14:textId="77777777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353" w:author="Matt" w:date="2014-08-26T12:52:00Z"/>
          <w:rFonts w:ascii="NimbusRomNo9L-Regu" w:hAnsi="NimbusRomNo9L-Regu" w:cs="NimbusRomNo9L-Regu"/>
          <w:sz w:val="20"/>
          <w:szCs w:val="20"/>
        </w:rPr>
      </w:pPr>
    </w:p>
    <w:p w14:paraId="7849124C" w14:textId="5AF6B04E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354" w:author="Matt" w:date="2014-08-26T12:50:00Z"/>
          <w:rFonts w:ascii="NimbusRomNo9L-Regu" w:hAnsi="NimbusRomNo9L-Regu" w:cs="NimbusRomNo9L-Regu"/>
          <w:sz w:val="20"/>
          <w:szCs w:val="20"/>
        </w:rPr>
      </w:pPr>
      <w:ins w:id="355" w:author="Matt" w:date="2014-08-26T12:53:00Z">
        <w:r w:rsidRPr="00B06540">
          <w:rPr>
            <w:rFonts w:ascii="NimbusRomNo9L-Regu" w:hAnsi="NimbusRomNo9L-Regu" w:cs="NimbusRomNo9L-Regu"/>
            <w:bCs/>
            <w:sz w:val="20"/>
            <w:szCs w:val="20"/>
            <w:rPrChange w:id="356" w:author="Matt" w:date="2014-08-26T12:53:00Z">
              <w:rPr>
                <w:rFonts w:ascii="NimbusRomNo9L-Regu" w:hAnsi="NimbusRomNo9L-Regu" w:cs="NimbusRomNo9L-Regu"/>
                <w:b/>
                <w:bCs/>
                <w:sz w:val="20"/>
                <w:szCs w:val="20"/>
              </w:rPr>
            </w:rPrChange>
          </w:rPr>
          <w:t xml:space="preserve">From the Motley Fool: </w:t>
        </w:r>
      </w:ins>
      <w:ins w:id="357" w:author="Matt" w:date="2014-08-26T12:52:00Z">
        <w:r w:rsidRPr="00B06540">
          <w:rPr>
            <w:rFonts w:ascii="NimbusRomNo9L-Regu" w:hAnsi="NimbusRomNo9L-Regu" w:cs="NimbusRomNo9L-Regu"/>
            <w:b/>
            <w:bCs/>
            <w:sz w:val="20"/>
            <w:szCs w:val="20"/>
          </w:rPr>
          <w:t>Free cash flow</w:t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is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"http://wiki.fool.com/Cash"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cash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a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"http://wiki.fool.com/Company"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company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produces from its operations less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"http://wiki.fool.com/Cost"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cost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of expanding its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"http://wiki.fool.com/wiki/index.php?title=Asset_base&amp;action=edit&amp;redlink=1"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asset base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. It is essentially the money that the company could return to shareholders if the </w:t>
        </w:r>
        <w:r>
          <w:rPr>
            <w:rFonts w:ascii="NimbusRomNo9L-Regu" w:hAnsi="NimbusRomNo9L-Regu" w:cs="NimbusRomNo9L-Regu"/>
            <w:sz w:val="20"/>
            <w:szCs w:val="20"/>
          </w:rPr>
          <w:t>company was to grow no further.</w:t>
        </w:r>
      </w:ins>
    </w:p>
    <w:p w14:paraId="4E941850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358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2275884F" w14:textId="74BEA588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359" w:author="Matt" w:date="2014-08-26T12:50:00Z"/>
          <w:rFonts w:ascii="NimbusRomNo9L-Regu" w:hAnsi="NimbusRomNo9L-Regu" w:cs="NimbusRomNo9L-Regu"/>
          <w:sz w:val="20"/>
          <w:szCs w:val="20"/>
        </w:rPr>
      </w:pPr>
      <w:ins w:id="360" w:author="Matt" w:date="2014-08-26T12:50:00Z">
        <w:r>
          <w:rPr>
            <w:rFonts w:ascii="NimbusRomNo9L-Regu" w:hAnsi="NimbusRomNo9L-Regu" w:cs="NimbusRomNo9L-Regu"/>
            <w:sz w:val="20"/>
            <w:szCs w:val="20"/>
          </w:rPr>
          <w:t xml:space="preserve">From investopedia: </w:t>
        </w:r>
        <w:r w:rsidRPr="000750A6">
          <w:rPr>
            <w:rFonts w:ascii="NimbusRomNo9L-Regu" w:hAnsi="NimbusRomNo9L-Regu" w:cs="NimbusRomNo9L-Regu"/>
            <w:sz w:val="20"/>
            <w:szCs w:val="20"/>
          </w:rPr>
          <w:t>Free cash flow (FCF) represents the cash that a company is able to generate after laying out the money required to maintain or expand its asset base.</w:t>
        </w:r>
        <w:r w:rsidR="004F5C48">
          <w:rPr>
            <w:rFonts w:ascii="NimbusRomNo9L-Regu" w:hAnsi="NimbusRomNo9L-Regu" w:cs="NimbusRomNo9L-Regu"/>
            <w:sz w:val="20"/>
            <w:szCs w:val="20"/>
          </w:rPr>
          <w:t xml:space="preserve"> … </w:t>
        </w:r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Some believe that Wall Street focuses myopically on earnings while ignoring the "real" cash that a firm generates. Earnings can often be clouded by accounting gimmicks, but it's tougher to fake cash flow. For this reason, some investors believe that FCF gives a much clearer view of the ability to generate cash (and thus profits).</w:t>
        </w:r>
      </w:ins>
    </w:p>
    <w:p w14:paraId="11FB10F9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361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3ED3FAC3" w14:textId="39AC69B2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362" w:author="Matt" w:date="2014-08-26T12:48:00Z"/>
          <w:rFonts w:ascii="NimbusRomNo9L-Regu" w:hAnsi="NimbusRomNo9L-Regu" w:cs="NimbusRomNo9L-Regu"/>
          <w:sz w:val="20"/>
          <w:szCs w:val="20"/>
        </w:rPr>
      </w:pPr>
      <w:ins w:id="363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See </w:t>
        </w:r>
      </w:ins>
    </w:p>
    <w:p w14:paraId="6BBD93C9" w14:textId="72C9F8D0" w:rsidR="00196DEE" w:rsidRDefault="00333A7E" w:rsidP="00C46917">
      <w:pPr>
        <w:autoSpaceDE w:val="0"/>
        <w:autoSpaceDN w:val="0"/>
        <w:adjustRightInd w:val="0"/>
        <w:spacing w:after="0" w:line="240" w:lineRule="auto"/>
        <w:rPr>
          <w:ins w:id="364" w:author="Matt" w:date="2014-08-26T12:49:00Z"/>
          <w:rFonts w:ascii="NimbusRomNo9L-Regu" w:hAnsi="NimbusRomNo9L-Regu" w:cs="NimbusRomNo9L-Regu"/>
          <w:sz w:val="20"/>
          <w:szCs w:val="20"/>
        </w:rPr>
      </w:pPr>
      <w:ins w:id="365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>
          <w:rPr>
            <w:rFonts w:ascii="NimbusRomNo9L-Regu" w:hAnsi="NimbusRomNo9L-Regu" w:cs="NimbusRomNo9L-Regu"/>
            <w:sz w:val="20"/>
            <w:szCs w:val="20"/>
          </w:rPr>
          <w:instrText xml:space="preserve"> HYPERLINK "</w:instrText>
        </w:r>
      </w:ins>
      <w:ins w:id="366" w:author="Matt" w:date="2014-08-26T12:48:00Z">
        <w:r w:rsidRPr="00196DEE">
          <w:rPr>
            <w:rFonts w:ascii="NimbusRomNo9L-Regu" w:hAnsi="NimbusRomNo9L-Regu" w:cs="NimbusRomNo9L-Regu"/>
            <w:sz w:val="20"/>
            <w:szCs w:val="20"/>
          </w:rPr>
          <w:instrText>http://en.wikipedia.org/wiki/Free_cash_flow</w:instrText>
        </w:r>
      </w:ins>
      <w:ins w:id="367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instrText xml:space="preserve">" </w:instrText>
        </w:r>
        <w:r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</w:ins>
      <w:ins w:id="368" w:author="Matt" w:date="2014-08-26T12:48:00Z">
        <w:r w:rsidRPr="00EF3A72">
          <w:rPr>
            <w:rStyle w:val="Hyperlink"/>
            <w:rFonts w:ascii="NimbusRomNo9L-Regu" w:hAnsi="NimbusRomNo9L-Regu" w:cs="NimbusRomNo9L-Regu"/>
            <w:sz w:val="20"/>
            <w:szCs w:val="20"/>
          </w:rPr>
          <w:t>http://en.wikipedia.org/wiki/Free_cash_flow</w:t>
        </w:r>
      </w:ins>
      <w:ins w:id="369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end"/>
        </w:r>
      </w:ins>
    </w:p>
    <w:p w14:paraId="45F664F5" w14:textId="77777777" w:rsidR="00651F5C" w:rsidRDefault="00651F5C" w:rsidP="00651F5C">
      <w:pPr>
        <w:autoSpaceDE w:val="0"/>
        <w:autoSpaceDN w:val="0"/>
        <w:adjustRightInd w:val="0"/>
        <w:spacing w:after="0" w:line="240" w:lineRule="auto"/>
        <w:rPr>
          <w:ins w:id="370" w:author="Matt" w:date="2014-08-26T12:53:00Z"/>
          <w:rFonts w:ascii="NimbusRomNo9L-Regu" w:hAnsi="NimbusRomNo9L-Regu" w:cs="NimbusRomNo9L-Regu"/>
          <w:sz w:val="20"/>
          <w:szCs w:val="20"/>
        </w:rPr>
      </w:pPr>
      <w:ins w:id="371" w:author="Matt" w:date="2014-08-26T12:53:00Z">
        <w:r w:rsidRPr="000432DF">
          <w:rPr>
            <w:rFonts w:ascii="NimbusRomNo9L-Regu" w:hAnsi="NimbusRomNo9L-Regu" w:cs="NimbusRomNo9L-Regu"/>
            <w:sz w:val="20"/>
            <w:szCs w:val="20"/>
          </w:rPr>
          <w:t>http://wiki.fool.com/Free_cash_flow</w:t>
        </w:r>
      </w:ins>
    </w:p>
    <w:p w14:paraId="39971AE8" w14:textId="4991D293" w:rsidR="00333A7E" w:rsidRDefault="00333A7E" w:rsidP="00C46917">
      <w:pPr>
        <w:autoSpaceDE w:val="0"/>
        <w:autoSpaceDN w:val="0"/>
        <w:adjustRightInd w:val="0"/>
        <w:spacing w:after="0" w:line="240" w:lineRule="auto"/>
        <w:rPr>
          <w:ins w:id="372" w:author="Matt" w:date="2014-08-26T12:43:00Z"/>
          <w:rFonts w:ascii="NimbusRomNo9L-Regu" w:hAnsi="NimbusRomNo9L-Regu" w:cs="NimbusRomNo9L-Regu"/>
          <w:sz w:val="20"/>
          <w:szCs w:val="20"/>
        </w:rPr>
      </w:pPr>
      <w:ins w:id="373" w:author="Matt" w:date="2014-08-26T12:49:00Z">
        <w:r w:rsidRPr="00333A7E">
          <w:rPr>
            <w:rFonts w:ascii="NimbusRomNo9L-Regu" w:hAnsi="NimbusRomNo9L-Regu" w:cs="NimbusRomNo9L-Regu"/>
            <w:sz w:val="20"/>
            <w:szCs w:val="20"/>
          </w:rPr>
          <w:t>http://www.investopedia.com/terms/f/freecashflow.asp</w:t>
        </w:r>
      </w:ins>
    </w:p>
    <w:p w14:paraId="19F1C287" w14:textId="7D346102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74" w:author="Matt" w:date="2014-08-26T13:0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They are making less profits?  That is true I think, but needs more explicit statement and better validation maybe….</w:t>
      </w:r>
    </w:p>
    <w:p w14:paraId="65968456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75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5A5FC576" w14:textId="3BA488B8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76" w:author="Matt" w:date="2014-08-26T13:06:00Z"/>
          <w:rFonts w:ascii="NimbusRomNo9L-Regu" w:hAnsi="NimbusRomNo9L-Regu" w:cs="NimbusRomNo9L-Regu"/>
          <w:sz w:val="20"/>
          <w:szCs w:val="20"/>
        </w:rPr>
      </w:pPr>
      <w:ins w:id="377" w:author="Matt" w:date="2014-08-26T13:06:00Z">
        <w:r>
          <w:rPr>
            <w:rFonts w:ascii="NimbusRomNo9L-Regu" w:hAnsi="NimbusRomNo9L-Regu" w:cs="NimbusRomNo9L-Regu"/>
            <w:sz w:val="20"/>
            <w:szCs w:val="20"/>
          </w:rPr>
          <w:t>Profit and free cash flow are different things, because of the way that capital investment is accounted. Nevertheless, I changed the text to read:</w:t>
        </w:r>
      </w:ins>
    </w:p>
    <w:p w14:paraId="5F0AC7EC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78" w:author="Matt" w:date="2014-08-26T13:07:00Z"/>
          <w:rFonts w:ascii="NimbusRomNo9L-Regu" w:hAnsi="NimbusRomNo9L-Regu" w:cs="NimbusRomNo9L-Regu"/>
          <w:sz w:val="20"/>
          <w:szCs w:val="20"/>
        </w:rPr>
      </w:pPr>
    </w:p>
    <w:p w14:paraId="5CF8038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79" w:author="Matt" w:date="2014-08-26T13:07:00Z"/>
          <w:rFonts w:ascii="NimbusRomNo9L-Regu" w:hAnsi="NimbusRomNo9L-Regu" w:cs="NimbusRomNo9L-Regu"/>
          <w:sz w:val="20"/>
          <w:szCs w:val="20"/>
        </w:rPr>
      </w:pPr>
      <w:ins w:id="38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challenges of energy substitutions are highlighted</w:t>
        </w:r>
      </w:ins>
    </w:p>
    <w:p w14:paraId="31AD36ED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1" w:author="Matt" w:date="2014-08-26T13:07:00Z"/>
          <w:rFonts w:ascii="NimbusRomNo9L-Regu" w:hAnsi="NimbusRomNo9L-Regu" w:cs="NimbusRomNo9L-Regu"/>
          <w:sz w:val="20"/>
          <w:szCs w:val="20"/>
        </w:rPr>
      </w:pPr>
      <w:ins w:id="38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when examining the financial situation of oil producers.</w:t>
        </w:r>
      </w:ins>
    </w:p>
    <w:p w14:paraId="5D2101DB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3" w:author="Matt" w:date="2014-08-26T13:07:00Z"/>
          <w:rFonts w:ascii="NimbusRomNo9L-Regu" w:hAnsi="NimbusRomNo9L-Regu" w:cs="NimbusRomNo9L-Regu"/>
          <w:sz w:val="20"/>
          <w:szCs w:val="20"/>
        </w:rPr>
      </w:pPr>
      <w:ins w:id="38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Figure~\ref{fig:oil_company_free_cash_flow} </w:t>
        </w:r>
      </w:ins>
    </w:p>
    <w:p w14:paraId="56510DA4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5" w:author="Matt" w:date="2014-08-26T13:07:00Z"/>
          <w:rFonts w:ascii="NimbusRomNo9L-Regu" w:hAnsi="NimbusRomNo9L-Regu" w:cs="NimbusRomNo9L-Regu"/>
          <w:sz w:val="20"/>
          <w:szCs w:val="20"/>
        </w:rPr>
      </w:pPr>
      <w:ins w:id="38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shows that despite the recent increase in oil production rate</w:t>
        </w:r>
      </w:ins>
    </w:p>
    <w:p w14:paraId="7E8539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7" w:author="Matt" w:date="2014-08-26T13:07:00Z"/>
          <w:rFonts w:ascii="NimbusRomNo9L-Regu" w:hAnsi="NimbusRomNo9L-Regu" w:cs="NimbusRomNo9L-Regu"/>
          <w:sz w:val="20"/>
          <w:szCs w:val="20"/>
        </w:rPr>
      </w:pPr>
      <w:ins w:id="38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and continued high prices, </w:t>
        </w:r>
      </w:ins>
    </w:p>
    <w:p w14:paraId="5802674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9" w:author="Matt" w:date="2014-08-26T13:07:00Z"/>
          <w:rFonts w:ascii="NimbusRomNo9L-Regu" w:hAnsi="NimbusRomNo9L-Regu" w:cs="NimbusRomNo9L-Regu"/>
          <w:sz w:val="20"/>
          <w:szCs w:val="20"/>
        </w:rPr>
      </w:pPr>
      <w:ins w:id="39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free cash flow%</w:t>
        </w:r>
      </w:ins>
    </w:p>
    <w:p w14:paraId="6F4203D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1" w:author="Matt" w:date="2014-08-26T13:07:00Z"/>
          <w:rFonts w:ascii="NimbusRomNo9L-Regu" w:hAnsi="NimbusRomNo9L-Regu" w:cs="NimbusRomNo9L-Regu"/>
          <w:sz w:val="20"/>
          <w:szCs w:val="20"/>
        </w:rPr>
      </w:pPr>
      <w:ins w:id="39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\footnote{</w:t>
        </w:r>
      </w:ins>
    </w:p>
    <w:p w14:paraId="529AF7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3" w:author="Matt" w:date="2014-08-26T13:07:00Z"/>
          <w:rFonts w:ascii="NimbusRomNo9L-Regu" w:hAnsi="NimbusRomNo9L-Regu" w:cs="NimbusRomNo9L-Regu"/>
          <w:sz w:val="20"/>
          <w:szCs w:val="20"/>
        </w:rPr>
      </w:pPr>
      <w:ins w:id="39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Free cash flow is defined as the cash produced by a firm's operations</w:t>
        </w:r>
      </w:ins>
    </w:p>
    <w:p w14:paraId="1E1C58E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5" w:author="Matt" w:date="2014-08-26T13:07:00Z"/>
          <w:rFonts w:ascii="NimbusRomNo9L-Regu" w:hAnsi="NimbusRomNo9L-Regu" w:cs="NimbusRomNo9L-Regu"/>
          <w:sz w:val="20"/>
          <w:szCs w:val="20"/>
        </w:rPr>
      </w:pPr>
      <w:ins w:id="39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less the cost of expanding its asset base.</w:t>
        </w:r>
      </w:ins>
    </w:p>
    <w:p w14:paraId="408C54F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7" w:author="Matt" w:date="2014-08-26T13:07:00Z"/>
          <w:rFonts w:ascii="NimbusRomNo9L-Regu" w:hAnsi="NimbusRomNo9L-Regu" w:cs="NimbusRomNo9L-Regu"/>
          <w:sz w:val="20"/>
          <w:szCs w:val="20"/>
        </w:rPr>
      </w:pPr>
      <w:ins w:id="39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}</w:t>
        </w:r>
      </w:ins>
    </w:p>
    <w:p w14:paraId="62A44B8A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9" w:author="Matt" w:date="2014-08-26T13:07:00Z"/>
          <w:rFonts w:ascii="NimbusRomNo9L-Regu" w:hAnsi="NimbusRomNo9L-Regu" w:cs="NimbusRomNo9L-Regu"/>
          <w:sz w:val="20"/>
          <w:szCs w:val="20"/>
        </w:rPr>
      </w:pPr>
      <w:ins w:id="40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of independent oil producers is negative.</w:t>
        </w:r>
      </w:ins>
    </w:p>
    <w:p w14:paraId="53F2D5BB" w14:textId="2264ADEA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01" w:author="Matt" w:date="2014-08-26T13:07:00Z"/>
          <w:rFonts w:ascii="NimbusRomNo9L-Regu" w:hAnsi="NimbusRomNo9L-Regu" w:cs="NimbusRomNo9L-Regu"/>
          <w:sz w:val="20"/>
          <w:szCs w:val="20"/>
        </w:rPr>
      </w:pPr>
      <w:ins w:id="40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This situation implies that capital investments are </w:t>
        </w:r>
        <w:r>
          <w:rPr>
            <w:rFonts w:ascii="NimbusRomNo9L-Regu" w:hAnsi="NimbusRomNo9L-Regu" w:cs="NimbusRomNo9L-Regu"/>
            <w:sz w:val="20"/>
            <w:szCs w:val="20"/>
          </w:rPr>
          <w:t>un</w:t>
        </w:r>
        <w:r w:rsidRPr="00D709FA">
          <w:rPr>
            <w:rFonts w:ascii="NimbusRomNo9L-Regu" w:hAnsi="NimbusRomNo9L-Regu" w:cs="NimbusRomNo9L-Regu"/>
            <w:sz w:val="20"/>
            <w:szCs w:val="20"/>
          </w:rPr>
          <w:t>productive.</w:t>
        </w:r>
      </w:ins>
    </w:p>
    <w:p w14:paraId="25FE56A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03" w:author="Matt" w:date="2014-08-26T13:07:00Z"/>
          <w:rFonts w:ascii="NimbusRomNo9L-Regu" w:hAnsi="NimbusRomNo9L-Regu" w:cs="NimbusRomNo9L-Regu"/>
          <w:sz w:val="20"/>
          <w:szCs w:val="20"/>
        </w:rPr>
      </w:pPr>
      <w:ins w:id="40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It remains to be seen how independent producers </w:t>
        </w:r>
      </w:ins>
    </w:p>
    <w:p w14:paraId="294F17D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05" w:author="Matt" w:date="2014-08-26T13:07:00Z"/>
          <w:rFonts w:ascii="NimbusRomNo9L-Regu" w:hAnsi="NimbusRomNo9L-Regu" w:cs="NimbusRomNo9L-Regu"/>
          <w:sz w:val="20"/>
          <w:szCs w:val="20"/>
        </w:rPr>
      </w:pPr>
      <w:ins w:id="40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can continue advancing the oil production rate (which implies capital investment)</w:t>
        </w:r>
      </w:ins>
    </w:p>
    <w:p w14:paraId="321DC878" w14:textId="5A525E68" w:rsid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07" w:author="Matt" w:date="2014-08-26T13:06:00Z"/>
          <w:rFonts w:ascii="NimbusRomNo9L-Regu" w:hAnsi="NimbusRomNo9L-Regu" w:cs="NimbusRomNo9L-Regu"/>
          <w:sz w:val="20"/>
          <w:szCs w:val="20"/>
        </w:rPr>
      </w:pPr>
      <w:ins w:id="40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while their free cash flow is negative.</w:t>
        </w:r>
      </w:ins>
    </w:p>
    <w:p w14:paraId="2727212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09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232E99A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ins w:id="410" w:author="Matt" w:date="2014-08-26T13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16  To first order,  replace with to a first approximation ….</w:t>
      </w:r>
    </w:p>
    <w:p w14:paraId="510748C7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411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1F7FD27C" w14:textId="78DE0BCD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412" w:author="Matt" w:date="2014-08-26T13:08:00Z"/>
          <w:rFonts w:ascii="NimbusRomNo9L-Regu" w:hAnsi="NimbusRomNo9L-Regu" w:cs="NimbusRomNo9L-Regu"/>
          <w:sz w:val="20"/>
          <w:szCs w:val="20"/>
        </w:rPr>
      </w:pPr>
      <w:ins w:id="413" w:author="Matt" w:date="2014-08-26T13:08:00Z">
        <w:r>
          <w:rPr>
            <w:rFonts w:ascii="NimbusRomNo9L-Regu" w:hAnsi="NimbusRomNo9L-Regu" w:cs="NimbusRomNo9L-Regu"/>
            <w:sz w:val="20"/>
            <w:szCs w:val="20"/>
          </w:rPr>
          <w:t>Done.</w:t>
        </w:r>
      </w:ins>
    </w:p>
    <w:p w14:paraId="66201BF9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414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05BAB0DF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17  Paradoxically,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ins w:id="415" w:author="Matt" w:date="2014-08-26T13:0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growth.</w:t>
      </w:r>
    </w:p>
    <w:p w14:paraId="4FD7B838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16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21C31848" w14:textId="46E3F21C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17" w:author="Matt" w:date="2014-08-26T13:10:00Z"/>
          <w:rFonts w:ascii="NimbusRomNo9L-Regu" w:hAnsi="NimbusRomNo9L-Regu" w:cs="NimbusRomNo9L-Regu"/>
          <w:sz w:val="20"/>
          <w:szCs w:val="20"/>
        </w:rPr>
      </w:pPr>
      <w:ins w:id="418" w:author="Matt" w:date="2014-08-26T13:09:00Z">
        <w:r>
          <w:rPr>
            <w:rFonts w:ascii="NimbusRomNo9L-Regu" w:hAnsi="NimbusRomNo9L-Regu" w:cs="NimbusRomNo9L-Regu"/>
            <w:sz w:val="20"/>
            <w:szCs w:val="20"/>
          </w:rPr>
          <w:t xml:space="preserve">Added the word </w:t>
        </w:r>
      </w:ins>
      <w:ins w:id="419" w:author="Matt" w:date="2014-08-26T13:10:00Z">
        <w:r>
          <w:rPr>
            <w:rFonts w:ascii="NimbusRomNo9L-Regu" w:hAnsi="NimbusRomNo9L-Regu" w:cs="NimbusRomNo9L-Regu"/>
            <w:sz w:val="20"/>
            <w:szCs w:val="20"/>
          </w:rPr>
          <w:t>“ultimate.”</w:t>
        </w:r>
      </w:ins>
    </w:p>
    <w:p w14:paraId="31CBFE54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20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54875720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ins w:id="421" w:author="Matt" w:date="2014-08-26T13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focused on increasing many material, energy, and financial flow rates in the economy. Set against the backdrop of Section 1.4, we see that consumption-driven policies are 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ective, because of biophysical limits that ULTIMATELY constrain the scale of the economy</w:t>
      </w:r>
    </w:p>
    <w:p w14:paraId="1D3CCC58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422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40781972" w14:textId="3347D7ED" w:rsidR="00EA4170" w:rsidRDefault="00235A71" w:rsidP="002F10EC">
      <w:pPr>
        <w:autoSpaceDE w:val="0"/>
        <w:autoSpaceDN w:val="0"/>
        <w:adjustRightInd w:val="0"/>
        <w:spacing w:after="0" w:line="240" w:lineRule="auto"/>
        <w:rPr>
          <w:ins w:id="423" w:author="Matt" w:date="2014-08-26T13:10:00Z"/>
          <w:rFonts w:ascii="NimbusRomNo9L-Regu" w:hAnsi="NimbusRomNo9L-Regu" w:cs="NimbusRomNo9L-Regu"/>
          <w:sz w:val="20"/>
          <w:szCs w:val="20"/>
        </w:rPr>
      </w:pPr>
      <w:ins w:id="424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5A74FD35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425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5522CF71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ins w:id="426" w:author="Matt" w:date="2014-08-26T13:1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incomplete. Consumption-driven economic growth is ULTIMATELY unsustainable.   [For the time being we can and do just use more energy to exploit lower grade resources….] </w:t>
      </w:r>
    </w:p>
    <w:p w14:paraId="396D9312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427" w:author="Matt" w:date="2014-08-26T13:11:00Z"/>
          <w:rFonts w:ascii="NimbusRomNo9L-Regu" w:hAnsi="NimbusRomNo9L-Regu" w:cs="NimbusRomNo9L-Regu"/>
          <w:sz w:val="20"/>
          <w:szCs w:val="20"/>
        </w:rPr>
      </w:pPr>
    </w:p>
    <w:p w14:paraId="3BAFF9D3" w14:textId="69A92AD6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428" w:author="Matt" w:date="2014-08-26T13:11:00Z"/>
          <w:rFonts w:ascii="NimbusRomNo9L-Regu" w:hAnsi="NimbusRomNo9L-Regu" w:cs="NimbusRomNo9L-Regu"/>
          <w:sz w:val="20"/>
          <w:szCs w:val="20"/>
        </w:rPr>
      </w:pPr>
      <w:ins w:id="429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690FD6C9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30" w:author="Matt" w:date="2014-08-26T13:32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Bottom half of page 17 kind of redundant  (could remove  sentence  above)</w:t>
      </w:r>
    </w:p>
    <w:p w14:paraId="0769FF06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31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08692AC0" w14:textId="1064B984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32" w:author="Matt" w:date="2014-08-26T13:32:00Z"/>
          <w:rFonts w:ascii="NimbusRomNo9L-Regu" w:hAnsi="NimbusRomNo9L-Regu" w:cs="NimbusRomNo9L-Regu"/>
          <w:sz w:val="20"/>
          <w:szCs w:val="20"/>
        </w:rPr>
      </w:pPr>
      <w:ins w:id="433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 xml:space="preserve">Looking at this again, I agree that it was redundant. I </w:t>
        </w:r>
      </w:ins>
      <w:ins w:id="434" w:author="Matt" w:date="2014-08-26T20:41:00Z">
        <w:r w:rsidR="00E543A0">
          <w:rPr>
            <w:rFonts w:ascii="NimbusRomNo9L-Regu" w:hAnsi="NimbusRomNo9L-Regu" w:cs="NimbusRomNo9L-Regu"/>
            <w:sz w:val="20"/>
            <w:szCs w:val="20"/>
          </w:rPr>
          <w:t>c</w:t>
        </w:r>
      </w:ins>
      <w:ins w:id="435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>leaned it up significantly. This section now reads (rather succinctly):</w:t>
        </w:r>
      </w:ins>
    </w:p>
    <w:p w14:paraId="0DD2CED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36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7D18ECA3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37" w:author="Matt" w:date="2014-08-26T13:32:00Z"/>
          <w:rFonts w:ascii="NimbusRomNo9L-Regu" w:hAnsi="NimbusRomNo9L-Regu" w:cs="NimbusRomNo9L-Regu"/>
          <w:sz w:val="20"/>
          <w:szCs w:val="20"/>
        </w:rPr>
      </w:pPr>
      <w:ins w:id="43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Section~\ref{sec:stall_capital_stock} above, </w:t>
        </w:r>
      </w:ins>
    </w:p>
    <w:p w14:paraId="403B11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39" w:author="Matt" w:date="2014-08-26T13:32:00Z"/>
          <w:rFonts w:ascii="NimbusRomNo9L-Regu" w:hAnsi="NimbusRomNo9L-Regu" w:cs="NimbusRomNo9L-Regu"/>
          <w:sz w:val="20"/>
          <w:szCs w:val="20"/>
        </w:rPr>
      </w:pPr>
      <w:ins w:id="44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noted that today's consumption-enhancing policies have the side-effect of</w:t>
        </w:r>
      </w:ins>
    </w:p>
    <w:p w14:paraId="352D08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1" w:author="Matt" w:date="2014-08-26T13:32:00Z"/>
          <w:rFonts w:ascii="NimbusRomNo9L-Regu" w:hAnsi="NimbusRomNo9L-Regu" w:cs="NimbusRomNo9L-Regu"/>
          <w:sz w:val="20"/>
          <w:szCs w:val="20"/>
        </w:rPr>
      </w:pPr>
      <w:ins w:id="44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increasing many material and energy flow rates into the economy.</w:t>
        </w:r>
      </w:ins>
    </w:p>
    <w:p w14:paraId="1B9F58D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3" w:author="Matt" w:date="2014-08-26T13:32:00Z"/>
          <w:rFonts w:ascii="NimbusRomNo9L-Regu" w:hAnsi="NimbusRomNo9L-Regu" w:cs="NimbusRomNo9L-Regu"/>
          <w:sz w:val="20"/>
          <w:szCs w:val="20"/>
        </w:rPr>
      </w:pPr>
      <w:ins w:id="44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Thus, today's policies also</w:t>
        </w:r>
      </w:ins>
    </w:p>
    <w:p w14:paraId="4B20670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5" w:author="Matt" w:date="2014-08-26T13:32:00Z"/>
          <w:rFonts w:ascii="NimbusRomNo9L-Regu" w:hAnsi="NimbusRomNo9L-Regu" w:cs="NimbusRomNo9L-Regu"/>
          <w:sz w:val="20"/>
          <w:szCs w:val="20"/>
        </w:rPr>
      </w:pPr>
      <w:ins w:id="44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hasten the day when we reach binding biophysical constraints</w:t>
        </w:r>
      </w:ins>
    </w:p>
    <w:p w14:paraId="351C79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7" w:author="Matt" w:date="2014-08-26T13:32:00Z"/>
          <w:rFonts w:ascii="NimbusRomNo9L-Regu" w:hAnsi="NimbusRomNo9L-Regu" w:cs="NimbusRomNo9L-Regu"/>
          <w:sz w:val="20"/>
          <w:szCs w:val="20"/>
        </w:rPr>
      </w:pPr>
      <w:ins w:id="44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due to resource depletion. </w:t>
        </w:r>
      </w:ins>
    </w:p>
    <w:p w14:paraId="207FC21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9" w:author="Matt" w:date="2014-08-26T13:32:00Z"/>
          <w:rFonts w:ascii="NimbusRomNo9L-Regu" w:hAnsi="NimbusRomNo9L-Regu" w:cs="NimbusRomNo9L-Regu"/>
          <w:sz w:val="20"/>
          <w:szCs w:val="20"/>
        </w:rPr>
      </w:pPr>
      <w:ins w:id="45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Unfortunately, biophysical limits </w:t>
        </w:r>
      </w:ins>
    </w:p>
    <w:p w14:paraId="6045992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1" w:author="Matt" w:date="2014-08-26T13:32:00Z"/>
          <w:rFonts w:ascii="NimbusRomNo9L-Regu" w:hAnsi="NimbusRomNo9L-Regu" w:cs="NimbusRomNo9L-Regu"/>
          <w:sz w:val="20"/>
          <w:szCs w:val="20"/>
        </w:rPr>
      </w:pPr>
      <w:ins w:id="45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are not included in the mainstream economic thinking and modeling</w:t>
        </w:r>
      </w:ins>
    </w:p>
    <w:p w14:paraId="2B6A1686" w14:textId="7607AF9D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3" w:author="Matt" w:date="2014-08-26T13:32:00Z"/>
          <w:rFonts w:ascii="NimbusRomNo9L-Regu" w:hAnsi="NimbusRomNo9L-Regu" w:cs="NimbusRomNo9L-Regu"/>
          <w:sz w:val="20"/>
          <w:szCs w:val="20"/>
        </w:rPr>
      </w:pPr>
      <w:ins w:id="45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that informs today's policy decisions.</w:t>
        </w:r>
      </w:ins>
    </w:p>
    <w:p w14:paraId="1FEEE64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5" w:author="Matt" w:date="2014-08-26T13:32:00Z"/>
          <w:rFonts w:ascii="NimbusRomNo9L-Regu" w:hAnsi="NimbusRomNo9L-Regu" w:cs="NimbusRomNo9L-Regu"/>
          <w:sz w:val="20"/>
          <w:szCs w:val="20"/>
        </w:rPr>
      </w:pPr>
      <w:ins w:id="45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Three factors, in combination, are vitally important </w:t>
        </w:r>
      </w:ins>
    </w:p>
    <w:p w14:paraId="2B05E6B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7" w:author="Matt" w:date="2014-08-26T13:32:00Z"/>
          <w:rFonts w:ascii="NimbusRomNo9L-Regu" w:hAnsi="NimbusRomNo9L-Regu" w:cs="NimbusRomNo9L-Regu"/>
          <w:sz w:val="20"/>
          <w:szCs w:val="20"/>
        </w:rPr>
      </w:pPr>
      <w:ins w:id="45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but nearly-always ignored: </w:t>
        </w:r>
      </w:ins>
    </w:p>
    <w:p w14:paraId="1C711D6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9" w:author="Matt" w:date="2014-08-26T13:32:00Z"/>
          <w:rFonts w:ascii="NimbusRomNo9L-Regu" w:hAnsi="NimbusRomNo9L-Regu" w:cs="NimbusRomNo9L-Regu"/>
          <w:sz w:val="20"/>
          <w:szCs w:val="20"/>
        </w:rPr>
      </w:pPr>
      <w:ins w:id="46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(1) the economy is tightly coupled to the biosphere, </w:t>
        </w:r>
      </w:ins>
    </w:p>
    <w:p w14:paraId="3A80C15E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1" w:author="Matt" w:date="2014-08-26T13:32:00Z"/>
          <w:rFonts w:ascii="NimbusRomNo9L-Regu" w:hAnsi="NimbusRomNo9L-Regu" w:cs="NimbusRomNo9L-Regu"/>
          <w:sz w:val="20"/>
          <w:szCs w:val="20"/>
        </w:rPr>
      </w:pPr>
      <w:ins w:id="46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(2) there are physical and technological limits </w:t>
        </w:r>
      </w:ins>
    </w:p>
    <w:p w14:paraId="788716A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3" w:author="Matt" w:date="2014-08-26T13:32:00Z"/>
          <w:rFonts w:ascii="NimbusRomNo9L-Regu" w:hAnsi="NimbusRomNo9L-Regu" w:cs="NimbusRomNo9L-Regu"/>
          <w:sz w:val="20"/>
          <w:szCs w:val="20"/>
        </w:rPr>
      </w:pPr>
      <w:ins w:id="46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 the rate at which materials and energy can be extracted </w:t>
        </w:r>
      </w:ins>
    </w:p>
    <w:p w14:paraId="717CE6E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5" w:author="Matt" w:date="2014-08-26T13:32:00Z"/>
          <w:rFonts w:ascii="NimbusRomNo9L-Regu" w:hAnsi="NimbusRomNo9L-Regu" w:cs="NimbusRomNo9L-Regu"/>
          <w:sz w:val="20"/>
          <w:szCs w:val="20"/>
        </w:rPr>
      </w:pPr>
      <w:ins w:id="46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from the biosphere, and </w:t>
        </w:r>
      </w:ins>
    </w:p>
    <w:p w14:paraId="5FB2E47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7" w:author="Matt" w:date="2014-08-26T13:32:00Z"/>
          <w:rFonts w:ascii="NimbusRomNo9L-Regu" w:hAnsi="NimbusRomNo9L-Regu" w:cs="NimbusRomNo9L-Regu"/>
          <w:sz w:val="20"/>
          <w:szCs w:val="20"/>
        </w:rPr>
      </w:pPr>
      <w:ins w:id="46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(3) today's emplacement of capital locks in</w:t>
        </w:r>
      </w:ins>
    </w:p>
    <w:p w14:paraId="6CF46EA4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9" w:author="Matt" w:date="2014-08-26T13:32:00Z"/>
          <w:rFonts w:ascii="NimbusRomNo9L-Regu" w:hAnsi="NimbusRomNo9L-Regu" w:cs="NimbusRomNo9L-Regu"/>
          <w:sz w:val="20"/>
          <w:szCs w:val="20"/>
        </w:rPr>
      </w:pPr>
      <w:ins w:id="47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tomorrow's material and energy demands </w:t>
        </w:r>
      </w:ins>
    </w:p>
    <w:p w14:paraId="7845849B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1" w:author="Matt" w:date="2014-08-26T13:32:00Z"/>
          <w:rFonts w:ascii="NimbusRomNo9L-Regu" w:hAnsi="NimbusRomNo9L-Regu" w:cs="NimbusRomNo9L-Regu"/>
          <w:sz w:val="20"/>
          <w:szCs w:val="20"/>
        </w:rPr>
      </w:pPr>
      <w:ins w:id="47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>for both operation and maintenance of that capital.</w:t>
        </w:r>
      </w:ins>
    </w:p>
    <w:p w14:paraId="1DFD386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3" w:author="Matt" w:date="2014-08-26T13:32:00Z"/>
          <w:rFonts w:ascii="NimbusRomNo9L-Regu" w:hAnsi="NimbusRomNo9L-Regu" w:cs="NimbusRomNo9L-Regu"/>
          <w:sz w:val="20"/>
          <w:szCs w:val="20"/>
        </w:rPr>
      </w:pPr>
      <w:ins w:id="47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Set against the backdrop of Section~\ref{sec:exogenous_factors},</w:t>
        </w:r>
      </w:ins>
    </w:p>
    <w:p w14:paraId="1669984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5" w:author="Matt" w:date="2014-08-26T13:32:00Z"/>
          <w:rFonts w:ascii="NimbusRomNo9L-Regu" w:hAnsi="NimbusRomNo9L-Regu" w:cs="NimbusRomNo9L-Regu"/>
          <w:sz w:val="20"/>
          <w:szCs w:val="20"/>
        </w:rPr>
      </w:pPr>
      <w:ins w:id="47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see that consumption-enhancing policies are ineffective,</w:t>
        </w:r>
      </w:ins>
    </w:p>
    <w:p w14:paraId="6C03422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7" w:author="Matt" w:date="2014-08-26T13:32:00Z"/>
          <w:rFonts w:ascii="NimbusRomNo9L-Regu" w:hAnsi="NimbusRomNo9L-Regu" w:cs="NimbusRomNo9L-Regu"/>
          <w:sz w:val="20"/>
          <w:szCs w:val="20"/>
        </w:rPr>
      </w:pPr>
      <w:ins w:id="47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because of the biophysical limits that ultimately constrain the scale of the economy. </w:t>
        </w:r>
      </w:ins>
    </w:p>
    <w:p w14:paraId="540E40D0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9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1D959A2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80" w:author="Matt" w:date="2014-08-26T13:32:00Z"/>
          <w:rFonts w:ascii="NimbusRomNo9L-Regu" w:hAnsi="NimbusRomNo9L-Regu" w:cs="NimbusRomNo9L-Regu"/>
          <w:sz w:val="20"/>
          <w:szCs w:val="20"/>
        </w:rPr>
      </w:pPr>
      <w:ins w:id="48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short, the economic analyses that support </w:t>
        </w:r>
      </w:ins>
    </w:p>
    <w:p w14:paraId="4A506F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82" w:author="Matt" w:date="2014-08-26T13:32:00Z"/>
          <w:rFonts w:ascii="NimbusRomNo9L-Regu" w:hAnsi="NimbusRomNo9L-Regu" w:cs="NimbusRomNo9L-Regu"/>
          <w:sz w:val="20"/>
          <w:szCs w:val="20"/>
        </w:rPr>
      </w:pPr>
      <w:ins w:id="48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policies are incomplete.</w:t>
        </w:r>
      </w:ins>
    </w:p>
    <w:p w14:paraId="0AC5C43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84" w:author="Matt" w:date="2014-08-26T13:32:00Z"/>
          <w:rFonts w:ascii="NimbusRomNo9L-Regu" w:hAnsi="NimbusRomNo9L-Regu" w:cs="NimbusRomNo9L-Regu"/>
          <w:sz w:val="20"/>
          <w:szCs w:val="20"/>
        </w:rPr>
      </w:pPr>
      <w:ins w:id="48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economic growth is ultimately unsustainable.</w:t>
        </w:r>
      </w:ins>
    </w:p>
    <w:p w14:paraId="37D858E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86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599C99D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18  This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policies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87" w:author="Matt" w:date="2014-08-26T13:3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mainstream is blind to what should be done instead. This has to change!  &lt;&lt;I WOULD REMOVE AS IS redundant with next nsection. </w:t>
      </w:r>
    </w:p>
    <w:p w14:paraId="6528344F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488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526B94D6" w14:textId="00EF2875" w:rsidR="00FE7A41" w:rsidRDefault="00145BAC" w:rsidP="002F10EC">
      <w:pPr>
        <w:autoSpaceDE w:val="0"/>
        <w:autoSpaceDN w:val="0"/>
        <w:adjustRightInd w:val="0"/>
        <w:spacing w:after="0" w:line="240" w:lineRule="auto"/>
        <w:rPr>
          <w:ins w:id="489" w:author="Matt" w:date="2014-08-26T13:35:00Z"/>
          <w:rFonts w:ascii="NimbusRomNo9L-Regu" w:hAnsi="NimbusRomNo9L-Regu" w:cs="NimbusRomNo9L-Regu"/>
          <w:sz w:val="20"/>
          <w:szCs w:val="20"/>
        </w:rPr>
      </w:pPr>
      <w:ins w:id="490" w:author="Matt" w:date="2014-08-26T19:54:00Z">
        <w:r>
          <w:rPr>
            <w:rFonts w:ascii="NimbusRomNo9L-Regu" w:hAnsi="NimbusRomNo9L-Regu" w:cs="NimbusRomNo9L-Regu"/>
            <w:sz w:val="20"/>
            <w:szCs w:val="20"/>
          </w:rPr>
          <w:t>R</w:t>
        </w:r>
      </w:ins>
      <w:ins w:id="491" w:author="Matt" w:date="2014-08-26T13:34:00Z">
        <w:r w:rsidR="00FE7A41">
          <w:rPr>
            <w:rFonts w:ascii="NimbusRomNo9L-Regu" w:hAnsi="NimbusRomNo9L-Regu" w:cs="NimbusRomNo9L-Regu"/>
            <w:sz w:val="20"/>
            <w:szCs w:val="20"/>
          </w:rPr>
          <w:t>emoved “This has to change!</w:t>
        </w:r>
      </w:ins>
      <w:ins w:id="492" w:author="Matt" w:date="2014-08-26T13:35:00Z">
        <w:r w:rsidR="00FE7A41"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7C1869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493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0439C34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94" w:author="Matt" w:date="2014-08-26T13:3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are,  AT LEAST IN ECONOMIC THEORY,extremely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360C782F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495" w:author="Matt" w:date="2014-08-26T13:36:00Z"/>
          <w:rFonts w:ascii="NimbusRomNo9L-Regu" w:hAnsi="NimbusRomNo9L-Regu" w:cs="NimbusRomNo9L-Regu"/>
          <w:sz w:val="20"/>
          <w:szCs w:val="20"/>
        </w:rPr>
      </w:pPr>
    </w:p>
    <w:p w14:paraId="176B8250" w14:textId="76AF8D33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496" w:author="Matt" w:date="2014-08-26T13:36:00Z"/>
          <w:rFonts w:ascii="NimbusRomNo9L-Regu" w:hAnsi="NimbusRomNo9L-Regu" w:cs="NimbusRomNo9L-Regu"/>
          <w:sz w:val="20"/>
          <w:szCs w:val="20"/>
        </w:rPr>
      </w:pPr>
      <w:ins w:id="497" w:author="Matt" w:date="2014-08-26T13:36:00Z">
        <w:r>
          <w:rPr>
            <w:rFonts w:ascii="NimbusRomNo9L-Regu" w:hAnsi="NimbusRomNo9L-Regu" w:cs="NimbusRomNo9L-Regu"/>
            <w:sz w:val="20"/>
            <w:szCs w:val="20"/>
          </w:rPr>
          <w:t>Added “at least in economic theory.”</w:t>
        </w:r>
      </w:ins>
    </w:p>
    <w:p w14:paraId="7CB64510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*** reference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>PN 18-19   Seems like if we need to add in stocks but the market etc are incapable of putting a value on them then why are we sayin g we ust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  <w:rPr>
          <w:ins w:id="498" w:author="Matt" w:date="2014-08-26T19:55:00Z"/>
        </w:rPr>
      </w:pPr>
    </w:p>
    <w:p w14:paraId="7E07DF96" w14:textId="0287A4D8" w:rsidR="00747017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499" w:author="Matt" w:date="2014-08-26T16:26:00Z"/>
          <w:rFonts w:ascii="Times New Roman" w:hAnsi="Times New Roman" w:cs="Times New Roman"/>
          <w:sz w:val="24"/>
          <w:szCs w:val="24"/>
          <w:rPrChange w:id="500" w:author="Matt" w:date="2014-08-26T19:55:00Z">
            <w:rPr>
              <w:ins w:id="501" w:author="Matt" w:date="2014-08-26T16:26:00Z"/>
            </w:rPr>
          </w:rPrChange>
        </w:rPr>
      </w:pPr>
      <w:ins w:id="502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2D2C8A5E" w14:textId="23A25518" w:rsidR="006918AF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503" w:author="Matt" w:date="2014-08-26T19:55:00Z"/>
          <w:b/>
          <w:sz w:val="32"/>
          <w:rPrChange w:id="504" w:author="Matt" w:date="2014-08-26T19:55:00Z">
            <w:rPr>
              <w:ins w:id="505" w:author="Matt" w:date="2014-08-26T19:55:00Z"/>
            </w:rPr>
          </w:rPrChange>
        </w:rPr>
      </w:pPr>
      <w:ins w:id="506" w:author="Matt" w:date="2014-08-26T19:55:00Z">
        <w:r w:rsidRPr="00747017">
          <w:rPr>
            <w:b/>
            <w:sz w:val="32"/>
            <w:rPrChange w:id="507" w:author="Matt" w:date="2014-08-26T19:55:00Z">
              <w:rPr/>
            </w:rPrChange>
          </w:rPr>
          <w:t xml:space="preserve">At this point, not sure how to respond. The authors request </w:t>
        </w:r>
      </w:ins>
      <w:ins w:id="508" w:author="Matt" w:date="2014-08-26T16:38:00Z">
        <w:r w:rsidR="006918AF" w:rsidRPr="00747017">
          <w:rPr>
            <w:b/>
            <w:sz w:val="32"/>
            <w:rPrChange w:id="509" w:author="Matt" w:date="2014-08-26T19:55:00Z">
              <w:rPr/>
            </w:rPrChange>
          </w:rPr>
          <w:t>clarification</w:t>
        </w:r>
      </w:ins>
      <w:ins w:id="510" w:author="Matt" w:date="2014-08-26T20:41:00Z">
        <w:r w:rsidR="00B15DBF">
          <w:rPr>
            <w:b/>
            <w:sz w:val="32"/>
          </w:rPr>
          <w:t xml:space="preserve"> on the above comments</w:t>
        </w:r>
      </w:ins>
      <w:ins w:id="511" w:author="Matt" w:date="2014-08-26T19:55:00Z">
        <w:r w:rsidRPr="00747017">
          <w:rPr>
            <w:b/>
            <w:sz w:val="32"/>
            <w:rPrChange w:id="512" w:author="Matt" w:date="2014-08-26T19:55:00Z">
              <w:rPr/>
            </w:rPrChange>
          </w:rPr>
          <w:t>.</w:t>
        </w:r>
      </w:ins>
    </w:p>
    <w:p w14:paraId="04784D8F" w14:textId="54AA98BB" w:rsidR="00E40325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513" w:author="Matt" w:date="2014-08-26T13:52:00Z"/>
          <w:rFonts w:ascii="Times New Roman" w:hAnsi="Times New Roman" w:cs="Times New Roman"/>
          <w:sz w:val="24"/>
          <w:szCs w:val="24"/>
          <w:rPrChange w:id="514" w:author="Matt" w:date="2014-08-26T19:55:00Z">
            <w:rPr>
              <w:ins w:id="515" w:author="Matt" w:date="2014-08-26T13:52:00Z"/>
            </w:rPr>
          </w:rPrChange>
        </w:rPr>
      </w:pPr>
      <w:ins w:id="516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6440FF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517" w:author="Matt" w:date="2014-08-26T13:52:00Z"/>
        </w:rPr>
      </w:pPr>
    </w:p>
    <w:p w14:paraId="4C242B6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>Because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information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??Change to:   </w:t>
      </w:r>
      <w:bookmarkStart w:id="518" w:name="OLE_LINK18"/>
      <w:bookmarkStart w:id="519" w:name="OLE_LINK19"/>
      <w:r w:rsidR="00AE1FDC"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 Thus  today’s markets are a poor choice 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bookmarkEnd w:id="518"/>
    <w:bookmarkEnd w:id="519"/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ins w:id="520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5A66634C" w14:textId="2EC8BCF2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ins w:id="521" w:author="Matt" w:date="2014-08-26T13:45:00Z"/>
          <w:rFonts w:ascii="NimbusRomNo9L-Regu" w:hAnsi="NimbusRomNo9L-Regu" w:cs="NimbusRomNo9L-Regu"/>
          <w:sz w:val="20"/>
          <w:szCs w:val="20"/>
        </w:rPr>
      </w:pPr>
      <w:ins w:id="522" w:author="Matt" w:date="2014-08-26T13:43:00Z">
        <w:r>
          <w:rPr>
            <w:rFonts w:ascii="NimbusRomNo9L-Regu" w:hAnsi="NimbusRomNo9L-Regu" w:cs="NimbusRomNo9L-Regu"/>
            <w:sz w:val="20"/>
            <w:szCs w:val="20"/>
          </w:rPr>
          <w:t xml:space="preserve">Your suggested change is an improvement. The only thing that was lost was the </w:t>
        </w:r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note that allocative efficiency is predicated on complete and correct </w:t>
        </w:r>
      </w:ins>
      <w:ins w:id="523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information</w:t>
        </w:r>
      </w:ins>
      <w:ins w:id="524" w:author="Matt" w:date="2014-08-26T13:43:00Z"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25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available to market participants.</w:t>
        </w:r>
        <w:r w:rsidR="00C96CA8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26" w:author="Matt" w:date="2014-08-26T13:45:00Z">
        <w:r w:rsidR="006250B9">
          <w:rPr>
            <w:rFonts w:ascii="NimbusRomNo9L-Regu" w:hAnsi="NimbusRomNo9L-Regu" w:cs="NimbusRomNo9L-Regu"/>
            <w:sz w:val="20"/>
            <w:szCs w:val="20"/>
          </w:rPr>
          <w:t>I think that is a key point, so I kept it in. This section now reads:</w:t>
        </w:r>
      </w:ins>
    </w:p>
    <w:p w14:paraId="098E2FB4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27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66055E5D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28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376B0264" w14:textId="5364126F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29" w:author="Matt" w:date="2014-08-26T13:45:00Z"/>
          <w:rFonts w:ascii="NimbusRomNo9L-Regu" w:hAnsi="NimbusRomNo9L-Regu" w:cs="NimbusRomNo9L-Regu"/>
          <w:sz w:val="20"/>
          <w:szCs w:val="20"/>
        </w:rPr>
      </w:pPr>
      <w:ins w:id="53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However, the market's price mechanism may not be enough.</w:t>
        </w:r>
      </w:ins>
      <w:ins w:id="53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We showed in Section~\ref{sec:energy-economy_coupling}</w:t>
        </w:r>
      </w:ins>
      <w:ins w:id="53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that the physical importance of scarce and difficult-to-substitute resources (e.g., oil) far exceeds cost share in the economy,</w:t>
        </w:r>
      </w:ins>
      <w:ins w:id="53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suggesting that prices alone cannot provide comprehensive</w:t>
        </w:r>
      </w:ins>
      <w:ins w:id="53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signals of importance to producers and consumers.</w:t>
        </w:r>
      </w:ins>
      <w:ins w:id="53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Consequently, producers and consumers participate </w:t>
        </w:r>
      </w:ins>
    </w:p>
    <w:p w14:paraId="1FA733CC" w14:textId="0937B214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41" w:author="Matt" w:date="2014-08-26T13:45:00Z"/>
          <w:rFonts w:ascii="NimbusRomNo9L-Regu" w:hAnsi="NimbusRomNo9L-Regu" w:cs="NimbusRomNo9L-Regu"/>
          <w:sz w:val="20"/>
          <w:szCs w:val="20"/>
        </w:rPr>
      </w:pPr>
      <w:ins w:id="54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market with incomplete information.</w:t>
        </w:r>
      </w:ins>
      <w:ins w:id="54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This is a big problem, because the allocative efficiency of markets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is predicated upon</w:t>
        </w:r>
      </w:ins>
      <w:ins w:id="54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correct and complete information being available to market participants.</w:t>
        </w:r>
      </w:ins>
    </w:p>
    <w:p w14:paraId="6C7ADC65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47" w:author="Matt" w:date="2014-08-26T13:45:00Z"/>
          <w:rFonts w:ascii="NimbusRomNo9L-Regu" w:hAnsi="NimbusRomNo9L-Regu" w:cs="NimbusRomNo9L-Regu"/>
          <w:sz w:val="20"/>
          <w:szCs w:val="20"/>
        </w:rPr>
      </w:pPr>
      <w:ins w:id="54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ab/>
        </w:r>
      </w:ins>
    </w:p>
    <w:p w14:paraId="7A3CFA09" w14:textId="0F81C131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49" w:author="Matt" w:date="2014-08-26T13:45:00Z"/>
          <w:rFonts w:ascii="NimbusRomNo9L-Regu" w:hAnsi="NimbusRomNo9L-Regu" w:cs="NimbusRomNo9L-Regu"/>
          <w:sz w:val="20"/>
          <w:szCs w:val="20"/>
        </w:rPr>
      </w:pPr>
      <w:ins w:id="55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Furthermor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e, a good must be owned before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it can be sold.</w:t>
        </w:r>
      </w:ins>
      <w:ins w:id="55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5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Thus, prices cannot be set and market value cannot be determined</w:t>
        </w:r>
      </w:ins>
      <w:ins w:id="55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5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for goods that are not considered ``property,'' such as clean water, clean air, and other ``ecosystem services.''</w:t>
        </w:r>
      </w:ins>
      <w:ins w:id="55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5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addition, today's markets are simply incapable of deciding</w:t>
        </w:r>
      </w:ins>
      <w:ins w:id="55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5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important issues such as the optimal scale (size) of the economy</w:t>
        </w:r>
      </w:ins>
      <w:ins w:id="55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6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relative to the biosphere. (See Section~\ref{sec:metabolic_scale}.)</w:t>
        </w:r>
      </w:ins>
    </w:p>
    <w:p w14:paraId="10511F90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61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51DB45E1" w14:textId="4B7C9515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62" w:author="Matt" w:date="2014-08-26T13:45:00Z"/>
          <w:rFonts w:ascii="NimbusRomNo9L-Regu" w:hAnsi="NimbusRomNo9L-Regu" w:cs="NimbusRomNo9L-Regu"/>
          <w:sz w:val="20"/>
          <w:szCs w:val="20"/>
        </w:rPr>
      </w:pPr>
      <w:ins w:id="56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age of resource depletion, the allocative efficiency of markets is attractive.</w:t>
        </w:r>
      </w:ins>
      <w:ins w:id="56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6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Indeed, life would be better if the markets could shift supply and demand away from</w:t>
        </w:r>
      </w:ins>
      <w:ins w:id="56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6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binding biophysical constraints when they are encountered. But, lack of information</w:t>
        </w:r>
      </w:ins>
      <w:ins w:id="56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6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today’s markets leads us to argue that they are not up to the task. </w:t>
        </w:r>
      </w:ins>
      <w:ins w:id="57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>T</w:t>
        </w:r>
      </w:ins>
      <w:ins w:id="57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oday’s markets are a poor choice for allocative decisions about scarce and difficult-to-substitute resources (such as oil)</w:t>
        </w:r>
      </w:ins>
      <w:ins w:id="572" w:author="Matt" w:date="2014-08-26T13:47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7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or non-property goods (such as clean air, clean water, and other ecosystem services).</w:t>
        </w:r>
      </w:ins>
    </w:p>
    <w:p w14:paraId="7701F671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74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21583308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75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4FAA75A0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76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24FC3D38" w14:textId="77777777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>Second paragraph  is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577" w:author="Matt" w:date="2014-08-26T13:52:00Z"/>
        </w:rPr>
      </w:pPr>
    </w:p>
    <w:p w14:paraId="7E99E88C" w14:textId="3B453382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578" w:author="Matt" w:date="2014-08-26T13:52:00Z"/>
        </w:rPr>
      </w:pPr>
      <w:ins w:id="579" w:author="Matt" w:date="2014-08-26T13:52:00Z">
        <w:r>
          <w:t>Thanks!</w:t>
        </w:r>
      </w:ins>
    </w:p>
    <w:p w14:paraId="717B43A9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580" w:author="Matt" w:date="2014-08-26T13:52:00Z"/>
        </w:rPr>
      </w:pPr>
    </w:p>
    <w:p w14:paraId="20DF8D87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</w:pPr>
    </w:p>
    <w:p w14:paraId="72DA3656" w14:textId="68D5D64B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good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581" w:author="Matt" w:date="2014-08-26T12:21:00Z"/>
        </w:rPr>
      </w:pPr>
    </w:p>
    <w:p w14:paraId="383F13B4" w14:textId="66B70829" w:rsidR="003B54F3" w:rsidRDefault="00C00DD3" w:rsidP="007F1C0D">
      <w:pPr>
        <w:autoSpaceDE w:val="0"/>
        <w:autoSpaceDN w:val="0"/>
        <w:adjustRightInd w:val="0"/>
        <w:spacing w:after="0" w:line="240" w:lineRule="auto"/>
        <w:rPr>
          <w:ins w:id="582" w:author="Matt" w:date="2014-08-26T12:21:00Z"/>
        </w:rPr>
      </w:pPr>
      <w:ins w:id="583" w:author="Matt" w:date="2014-08-26T13:52:00Z">
        <w:r>
          <w:t>Thanks.</w:t>
        </w:r>
      </w:ins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84" w:author="Matt" w:date="2014-08-26T13:52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16C10CF3" w14:textId="77777777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85" w:author="Matt" w:date="2014-08-26T13:52:00Z"/>
          <w:rFonts w:ascii="Helvetica" w:hAnsi="Helvetica" w:cs="Helvetica"/>
          <w:sz w:val="24"/>
          <w:szCs w:val="24"/>
        </w:rPr>
      </w:pPr>
    </w:p>
    <w:p w14:paraId="071A8A04" w14:textId="202D76B9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86" w:author="Matt" w:date="2014-08-26T19:56:00Z"/>
          <w:rFonts w:ascii="Helvetica" w:hAnsi="Helvetica" w:cs="Helvetica"/>
          <w:sz w:val="24"/>
          <w:szCs w:val="24"/>
        </w:rPr>
      </w:pPr>
      <w:ins w:id="587" w:author="Matt" w:date="2014-08-26T13:52:00Z">
        <w:r>
          <w:rPr>
            <w:rFonts w:ascii="Helvetica" w:hAnsi="Helvetica" w:cs="Helvetica"/>
            <w:sz w:val="24"/>
            <w:szCs w:val="24"/>
          </w:rPr>
          <w:t>Good!</w:t>
        </w:r>
      </w:ins>
    </w:p>
    <w:p w14:paraId="6E9A3478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88" w:author="Matt" w:date="2014-08-26T19:56:00Z"/>
          <w:rFonts w:ascii="Helvetica" w:hAnsi="Helvetica" w:cs="Helvetica"/>
          <w:sz w:val="24"/>
          <w:szCs w:val="24"/>
        </w:rPr>
      </w:pPr>
    </w:p>
    <w:p w14:paraId="2CDBD47C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had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What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42236F94" w:rsidR="003B54F3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89" w:author="Matt" w:date="2014-08-26T20:00:00Z"/>
          <w:rFonts w:ascii="Helvetica" w:hAnsi="Helvetica" w:cs="Helvetica"/>
          <w:sz w:val="24"/>
          <w:szCs w:val="24"/>
        </w:rPr>
      </w:pPr>
      <w:ins w:id="590" w:author="Matt" w:date="2014-08-26T20:00:00Z">
        <w:r>
          <w:rPr>
            <w:rFonts w:ascii="Helvetica" w:hAnsi="Helvetica" w:cs="Helvetica"/>
            <w:sz w:val="24"/>
            <w:szCs w:val="24"/>
          </w:rPr>
          <w:t>Changed to “Stalled growth…” in two section titles.</w:t>
        </w:r>
      </w:ins>
    </w:p>
    <w:p w14:paraId="661B589D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91" w:author="Matt" w:date="2014-08-26T20:00:00Z"/>
          <w:rFonts w:ascii="Helvetica" w:hAnsi="Helvetica" w:cs="Helvetica"/>
          <w:sz w:val="24"/>
          <w:szCs w:val="24"/>
        </w:rPr>
      </w:pPr>
    </w:p>
    <w:p w14:paraId="647C53DC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last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should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will provide convenience and consistency and indicate the interconnectness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economy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location,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of “stalling” growth. Until this information is available to markets, investment,</w:t>
      </w:r>
    </w:p>
    <w:p w14:paraId="66CBB9D5" w14:textId="7F629017" w:rsidR="003B54F3" w:rsidRDefault="003B54F3" w:rsidP="003B54F3">
      <w:pPr>
        <w:autoSpaceDE w:val="0"/>
        <w:autoSpaceDN w:val="0"/>
        <w:adjustRightInd w:val="0"/>
        <w:spacing w:after="0" w:line="240" w:lineRule="auto"/>
        <w:rPr>
          <w:ins w:id="592" w:author="Matt" w:date="2014-08-26T20:28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consumption, and policy decisions will not lead to socially optimal outcomes</w:t>
      </w:r>
    </w:p>
    <w:p w14:paraId="336C24EC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593" w:author="Matt" w:date="2014-08-26T20:28:00Z"/>
          <w:rFonts w:ascii="Helvetica" w:hAnsi="Helvetica" w:cs="Helvetica"/>
          <w:sz w:val="24"/>
          <w:szCs w:val="24"/>
        </w:rPr>
      </w:pPr>
    </w:p>
    <w:p w14:paraId="56D1437B" w14:textId="05319CCB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594" w:author="Matt" w:date="2014-08-26T20:28:00Z"/>
          <w:rFonts w:ascii="Helvetica" w:hAnsi="Helvetica" w:cs="Helvetica"/>
          <w:sz w:val="24"/>
          <w:szCs w:val="24"/>
        </w:rPr>
      </w:pPr>
      <w:ins w:id="595" w:author="Matt" w:date="2014-08-26T20:28:00Z">
        <w:r>
          <w:rPr>
            <w:rFonts w:ascii="Helvetica" w:hAnsi="Helvetica" w:cs="Helvetica"/>
            <w:sz w:val="24"/>
            <w:szCs w:val="24"/>
          </w:rPr>
          <w:t>I took a first cut at providing a better lead</w:t>
        </w:r>
      </w:ins>
      <w:ins w:id="596" w:author="Matt" w:date="2014-08-26T20:42:00Z">
        <w:r w:rsidR="00F97BCF">
          <w:rPr>
            <w:rFonts w:ascii="Helvetica" w:hAnsi="Helvetica" w:cs="Helvetica"/>
            <w:sz w:val="24"/>
            <w:szCs w:val="24"/>
          </w:rPr>
          <w:t xml:space="preserve"> </w:t>
        </w:r>
      </w:ins>
      <w:bookmarkStart w:id="597" w:name="_GoBack"/>
      <w:bookmarkEnd w:id="597"/>
      <w:ins w:id="598" w:author="Matt" w:date="2014-08-26T20:28:00Z">
        <w:r>
          <w:rPr>
            <w:rFonts w:ascii="Helvetica" w:hAnsi="Helvetica" w:cs="Helvetica"/>
            <w:sz w:val="24"/>
            <w:szCs w:val="24"/>
          </w:rPr>
          <w:t>in to the rest of the book. The last paragraphs of Chapter 1 now read:</w:t>
        </w:r>
      </w:ins>
    </w:p>
    <w:p w14:paraId="3516A60B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599" w:author="Matt" w:date="2014-08-26T20:29:00Z"/>
          <w:rFonts w:ascii="Helvetica" w:hAnsi="Helvetica" w:cs="Helvetica"/>
          <w:sz w:val="24"/>
          <w:szCs w:val="24"/>
        </w:rPr>
      </w:pPr>
    </w:p>
    <w:p w14:paraId="04D32B3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0" w:author="Matt" w:date="2014-08-26T20:29:00Z"/>
        </w:rPr>
      </w:pPr>
      <w:ins w:id="601" w:author="Matt" w:date="2014-08-26T20:29:00Z">
        <w:r>
          <w:t xml:space="preserve">We suggest that all of this information </w:t>
        </w:r>
      </w:ins>
    </w:p>
    <w:p w14:paraId="342DBE8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2" w:author="Matt" w:date="2014-08-26T20:29:00Z"/>
        </w:rPr>
      </w:pPr>
      <w:ins w:id="603" w:author="Matt" w:date="2014-08-26T20:29:00Z">
        <w:r>
          <w:t xml:space="preserve">(economic, material, and energy indicators) </w:t>
        </w:r>
      </w:ins>
    </w:p>
    <w:p w14:paraId="59F37AA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4" w:author="Matt" w:date="2014-08-26T20:29:00Z"/>
        </w:rPr>
      </w:pPr>
      <w:ins w:id="605" w:author="Matt" w:date="2014-08-26T20:29:00Z">
        <w:r>
          <w:t>should be collated by a single agency and</w:t>
        </w:r>
      </w:ins>
    </w:p>
    <w:p w14:paraId="6CB4BC7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6" w:author="Matt" w:date="2014-08-26T20:29:00Z"/>
        </w:rPr>
      </w:pPr>
      <w:ins w:id="607" w:author="Matt" w:date="2014-08-26T20:29:00Z">
        <w:r>
          <w:t>reported from a single location.</w:t>
        </w:r>
      </w:ins>
    </w:p>
    <w:p w14:paraId="6CB022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8" w:author="Matt" w:date="2014-08-26T20:29:00Z"/>
        </w:rPr>
      </w:pPr>
      <w:ins w:id="609" w:author="Matt" w:date="2014-08-26T20:29:00Z">
        <w:r>
          <w:t>Doing so will provide convenience and consistency and</w:t>
        </w:r>
      </w:ins>
    </w:p>
    <w:p w14:paraId="3C2BB53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0" w:author="Matt" w:date="2014-08-26T20:29:00Z"/>
        </w:rPr>
      </w:pPr>
      <w:ins w:id="611" w:author="Matt" w:date="2014-08-26T20:29:00Z">
        <w:r>
          <w:t>indicate the interconnectness of the economy and the biosphere</w:t>
        </w:r>
      </w:ins>
    </w:p>
    <w:p w14:paraId="73D438B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2" w:author="Matt" w:date="2014-08-26T20:29:00Z"/>
        </w:rPr>
      </w:pPr>
      <w:ins w:id="613" w:author="Matt" w:date="2014-08-26T20:29:00Z">
        <w:r>
          <w:t>to both policymakers and researchers.</w:t>
        </w:r>
      </w:ins>
    </w:p>
    <w:p w14:paraId="2F911C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4" w:author="Matt" w:date="2014-08-26T20:29:00Z"/>
        </w:rPr>
      </w:pPr>
    </w:p>
    <w:p w14:paraId="6CFC47F4" w14:textId="6CE250EC" w:rsidR="005006A2" w:rsidRDefault="005006A2">
      <w:pPr>
        <w:tabs>
          <w:tab w:val="left" w:pos="6847"/>
        </w:tabs>
        <w:autoSpaceDE w:val="0"/>
        <w:autoSpaceDN w:val="0"/>
        <w:adjustRightInd w:val="0"/>
        <w:spacing w:after="0" w:line="240" w:lineRule="auto"/>
        <w:rPr>
          <w:ins w:id="615" w:author="Matt" w:date="2014-08-26T20:29:00Z"/>
        </w:rPr>
        <w:pPrChange w:id="616" w:author="Matt" w:date="2014-08-26T20:3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17" w:author="Matt" w:date="2014-08-26T20:29:00Z">
        <w:r>
          <w:t xml:space="preserve">We understand that these suggested changes will be both </w:t>
        </w:r>
      </w:ins>
      <w:ins w:id="618" w:author="Matt" w:date="2014-08-26T20:31:00Z">
        <w:r w:rsidR="00800B4E">
          <w:tab/>
        </w:r>
      </w:ins>
    </w:p>
    <w:p w14:paraId="25614AFC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9" w:author="Matt" w:date="2014-08-26T20:29:00Z"/>
        </w:rPr>
      </w:pPr>
      <w:ins w:id="620" w:author="Matt" w:date="2014-08-26T20:29:00Z">
        <w:r>
          <w:t>revolutionary in scope and</w:t>
        </w:r>
      </w:ins>
    </w:p>
    <w:p w14:paraId="20867C6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1" w:author="Matt" w:date="2014-08-26T20:29:00Z"/>
        </w:rPr>
      </w:pPr>
      <w:ins w:id="622" w:author="Matt" w:date="2014-08-26T20:29:00Z">
        <w:r>
          <w:t>challenging to implement politically.</w:t>
        </w:r>
      </w:ins>
    </w:p>
    <w:p w14:paraId="625ECFC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3" w:author="Matt" w:date="2014-08-26T20:29:00Z"/>
        </w:rPr>
      </w:pPr>
      <w:ins w:id="624" w:author="Matt" w:date="2014-08-26T20:29:00Z">
        <w:r>
          <w:t>Therefore, we would do well to be sure of our direction.</w:t>
        </w:r>
      </w:ins>
    </w:p>
    <w:p w14:paraId="6A571CF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5" w:author="Matt" w:date="2014-08-26T20:29:00Z"/>
        </w:rPr>
      </w:pPr>
      <w:ins w:id="626" w:author="Matt" w:date="2014-08-26T20:29:00Z">
        <w:r>
          <w:t>We would do well to put ourselves on rigorous and firm theoretical grounding</w:t>
        </w:r>
      </w:ins>
    </w:p>
    <w:p w14:paraId="2AFF88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7" w:author="Matt" w:date="2014-08-26T20:29:00Z"/>
        </w:rPr>
      </w:pPr>
      <w:ins w:id="628" w:author="Matt" w:date="2014-08-26T20:29:00Z">
        <w:r>
          <w:t xml:space="preserve">\emph{before} proceeding toward implementation. </w:t>
        </w:r>
      </w:ins>
    </w:p>
    <w:p w14:paraId="28217CC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9" w:author="Matt" w:date="2014-08-26T20:29:00Z"/>
        </w:rPr>
      </w:pPr>
      <w:ins w:id="630" w:author="Matt" w:date="2014-08-26T20:29:00Z">
        <w:r>
          <w:t>The role of this book is to provide just that:</w:t>
        </w:r>
      </w:ins>
    </w:p>
    <w:p w14:paraId="27BC236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1" w:author="Matt" w:date="2014-08-26T20:29:00Z"/>
        </w:rPr>
      </w:pPr>
      <w:ins w:id="632" w:author="Matt" w:date="2014-08-26T20:29:00Z">
        <w:r>
          <w:t>a rigorous theoretical framework</w:t>
        </w:r>
      </w:ins>
    </w:p>
    <w:p w14:paraId="77A6E2BB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3" w:author="Matt" w:date="2014-08-26T20:29:00Z"/>
        </w:rPr>
      </w:pPr>
      <w:ins w:id="634" w:author="Matt" w:date="2014-08-26T20:29:00Z">
        <w:r>
          <w:t>for a better system of national accounts,</w:t>
        </w:r>
      </w:ins>
    </w:p>
    <w:p w14:paraId="5855289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5" w:author="Matt" w:date="2014-08-26T20:29:00Z"/>
        </w:rPr>
      </w:pPr>
      <w:ins w:id="636" w:author="Matt" w:date="2014-08-26T20:29:00Z">
        <w:r>
          <w:t>one that goes beyond GDP and</w:t>
        </w:r>
      </w:ins>
    </w:p>
    <w:p w14:paraId="560381C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7" w:author="Matt" w:date="2014-08-26T20:29:00Z"/>
        </w:rPr>
      </w:pPr>
      <w:ins w:id="638" w:author="Matt" w:date="2014-08-26T20:29:00Z">
        <w:r>
          <w:t>one that is relevant to the age of resource depletion.</w:t>
        </w:r>
      </w:ins>
    </w:p>
    <w:p w14:paraId="5F965CF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9" w:author="Matt" w:date="2014-08-26T20:29:00Z"/>
        </w:rPr>
      </w:pPr>
    </w:p>
    <w:p w14:paraId="267A9B33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0" w:author="Matt" w:date="2014-08-26T20:29:00Z"/>
        </w:rPr>
      </w:pPr>
      <w:ins w:id="641" w:author="Matt" w:date="2014-08-26T20:29:00Z">
        <w:r>
          <w:t xml:space="preserve">Until these crucial pieces of information are routinely available </w:t>
        </w:r>
      </w:ins>
    </w:p>
    <w:p w14:paraId="48A0B0F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2" w:author="Matt" w:date="2014-08-26T20:29:00Z"/>
        </w:rPr>
      </w:pPr>
      <w:ins w:id="643" w:author="Matt" w:date="2014-08-26T20:29:00Z">
        <w:r>
          <w:t xml:space="preserve">in a centralized location within a rigorous theoretical framework, </w:t>
        </w:r>
      </w:ins>
    </w:p>
    <w:p w14:paraId="57B1F1D5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4" w:author="Matt" w:date="2014-08-26T20:29:00Z"/>
        </w:rPr>
      </w:pPr>
      <w:ins w:id="645" w:author="Matt" w:date="2014-08-26T20:29:00Z">
        <w:r>
          <w:t xml:space="preserve">society will be unable to properly frame and conceptualize </w:t>
        </w:r>
      </w:ins>
    </w:p>
    <w:p w14:paraId="60976D1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6" w:author="Matt" w:date="2014-08-26T20:29:00Z"/>
        </w:rPr>
      </w:pPr>
      <w:ins w:id="647" w:author="Matt" w:date="2014-08-26T20:29:00Z">
        <w:r>
          <w:t xml:space="preserve">the ``problem'' of ``stalling'' growth. </w:t>
        </w:r>
      </w:ins>
    </w:p>
    <w:p w14:paraId="2C41F19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8" w:author="Matt" w:date="2014-08-26T20:29:00Z"/>
        </w:rPr>
      </w:pPr>
      <w:ins w:id="649" w:author="Matt" w:date="2014-08-26T20:29:00Z">
        <w:r>
          <w:t>Until this information is available to markets,</w:t>
        </w:r>
      </w:ins>
    </w:p>
    <w:p w14:paraId="78DDF1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50" w:author="Matt" w:date="2014-08-26T20:29:00Z"/>
        </w:rPr>
      </w:pPr>
      <w:ins w:id="651" w:author="Matt" w:date="2014-08-26T20:29:00Z">
        <w:r>
          <w:t>investment, consumption, and policy decisions cannot</w:t>
        </w:r>
      </w:ins>
    </w:p>
    <w:p w14:paraId="5545B792" w14:textId="758A0F7C" w:rsidR="005006A2" w:rsidRPr="00C46917" w:rsidRDefault="005006A2" w:rsidP="005006A2">
      <w:pPr>
        <w:autoSpaceDE w:val="0"/>
        <w:autoSpaceDN w:val="0"/>
        <w:adjustRightInd w:val="0"/>
        <w:spacing w:after="0" w:line="240" w:lineRule="auto"/>
      </w:pPr>
      <w:ins w:id="652" w:author="Matt" w:date="2014-08-26T20:29:00Z">
        <w:r>
          <w:t>lead to socially optimal outcomes.</w:t>
        </w:r>
      </w:ins>
    </w:p>
    <w:sectPr w:rsidR="005006A2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7"/>
  <w:doNotDisplayPageBoundaries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432DF"/>
    <w:rsid w:val="000750A6"/>
    <w:rsid w:val="000A13F4"/>
    <w:rsid w:val="000A2DF9"/>
    <w:rsid w:val="000B6BE3"/>
    <w:rsid w:val="00130D48"/>
    <w:rsid w:val="00145BAC"/>
    <w:rsid w:val="00176855"/>
    <w:rsid w:val="00194328"/>
    <w:rsid w:val="00196DEE"/>
    <w:rsid w:val="001A714D"/>
    <w:rsid w:val="001E4037"/>
    <w:rsid w:val="00235A71"/>
    <w:rsid w:val="002E3C8B"/>
    <w:rsid w:val="002F10EC"/>
    <w:rsid w:val="003045A9"/>
    <w:rsid w:val="00315D03"/>
    <w:rsid w:val="00333A7E"/>
    <w:rsid w:val="00354B1C"/>
    <w:rsid w:val="003B54F3"/>
    <w:rsid w:val="00400053"/>
    <w:rsid w:val="00436F29"/>
    <w:rsid w:val="00495EE5"/>
    <w:rsid w:val="004A4F4A"/>
    <w:rsid w:val="004E3A24"/>
    <w:rsid w:val="004F5C48"/>
    <w:rsid w:val="005006A2"/>
    <w:rsid w:val="005564BB"/>
    <w:rsid w:val="00577AC0"/>
    <w:rsid w:val="005C1111"/>
    <w:rsid w:val="006022AD"/>
    <w:rsid w:val="00611EA1"/>
    <w:rsid w:val="006250B9"/>
    <w:rsid w:val="00651F5C"/>
    <w:rsid w:val="006918AF"/>
    <w:rsid w:val="006B0F6A"/>
    <w:rsid w:val="006C2231"/>
    <w:rsid w:val="006C4963"/>
    <w:rsid w:val="006D105F"/>
    <w:rsid w:val="006E7C3C"/>
    <w:rsid w:val="00704D81"/>
    <w:rsid w:val="00711979"/>
    <w:rsid w:val="007124E6"/>
    <w:rsid w:val="00745DF6"/>
    <w:rsid w:val="00747017"/>
    <w:rsid w:val="007646FB"/>
    <w:rsid w:val="007705BC"/>
    <w:rsid w:val="007839FD"/>
    <w:rsid w:val="007C1FE8"/>
    <w:rsid w:val="007C60A6"/>
    <w:rsid w:val="007C7C5C"/>
    <w:rsid w:val="007D63E8"/>
    <w:rsid w:val="007F1C0D"/>
    <w:rsid w:val="00800B4E"/>
    <w:rsid w:val="00830BE8"/>
    <w:rsid w:val="0087437E"/>
    <w:rsid w:val="008A404E"/>
    <w:rsid w:val="008E5FD2"/>
    <w:rsid w:val="00917832"/>
    <w:rsid w:val="009354D9"/>
    <w:rsid w:val="00986136"/>
    <w:rsid w:val="009D7BF3"/>
    <w:rsid w:val="009E0FFC"/>
    <w:rsid w:val="009F52B8"/>
    <w:rsid w:val="009F5D45"/>
    <w:rsid w:val="00A25E34"/>
    <w:rsid w:val="00AB591B"/>
    <w:rsid w:val="00AD1BF7"/>
    <w:rsid w:val="00AD2D5B"/>
    <w:rsid w:val="00AD2FEC"/>
    <w:rsid w:val="00AE1FDC"/>
    <w:rsid w:val="00B06540"/>
    <w:rsid w:val="00B15DBF"/>
    <w:rsid w:val="00B32A6D"/>
    <w:rsid w:val="00B7517D"/>
    <w:rsid w:val="00B908F9"/>
    <w:rsid w:val="00B95A7A"/>
    <w:rsid w:val="00BA7E1B"/>
    <w:rsid w:val="00BC1DD0"/>
    <w:rsid w:val="00BC5E91"/>
    <w:rsid w:val="00BD6C4E"/>
    <w:rsid w:val="00C00DD3"/>
    <w:rsid w:val="00C06FE8"/>
    <w:rsid w:val="00C16FCD"/>
    <w:rsid w:val="00C21B64"/>
    <w:rsid w:val="00C24137"/>
    <w:rsid w:val="00C46917"/>
    <w:rsid w:val="00C95A5E"/>
    <w:rsid w:val="00C96CA8"/>
    <w:rsid w:val="00D009D4"/>
    <w:rsid w:val="00D03E3A"/>
    <w:rsid w:val="00D23A7D"/>
    <w:rsid w:val="00D430C4"/>
    <w:rsid w:val="00D54946"/>
    <w:rsid w:val="00D709FA"/>
    <w:rsid w:val="00D73242"/>
    <w:rsid w:val="00D928D4"/>
    <w:rsid w:val="00D94D1A"/>
    <w:rsid w:val="00DC19F3"/>
    <w:rsid w:val="00DC4FBB"/>
    <w:rsid w:val="00DC6292"/>
    <w:rsid w:val="00DD1B61"/>
    <w:rsid w:val="00E07A56"/>
    <w:rsid w:val="00E40325"/>
    <w:rsid w:val="00E543A0"/>
    <w:rsid w:val="00E5587C"/>
    <w:rsid w:val="00E564CB"/>
    <w:rsid w:val="00EA4170"/>
    <w:rsid w:val="00F16ECA"/>
    <w:rsid w:val="00F347E2"/>
    <w:rsid w:val="00F97BCF"/>
    <w:rsid w:val="00FE673A"/>
    <w:rsid w:val="00FE7A41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3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70BEF8-F4E8-B145-9869-4710AA913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2807</Words>
  <Characters>16000</Characters>
  <Application>Microsoft Macintosh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18770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101</cp:revision>
  <dcterms:created xsi:type="dcterms:W3CDTF">2014-08-25T19:59:00Z</dcterms:created>
  <dcterms:modified xsi:type="dcterms:W3CDTF">2014-08-27T00:42:00Z</dcterms:modified>
</cp:coreProperties>
</file>