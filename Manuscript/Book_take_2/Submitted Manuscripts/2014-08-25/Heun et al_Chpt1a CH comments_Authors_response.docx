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F1DF0F9" w14:textId="77777777" w:rsidR="00D009D4" w:rsidRDefault="00D009D4"/>
    <w:p w14:paraId="0AB247F2" w14:textId="77777777" w:rsidR="00C16FCD" w:rsidRDefault="00C16FCD"/>
    <w:p w14:paraId="747EBDF7" w14:textId="77777777" w:rsidR="00C16FCD" w:rsidRDefault="00C16FCD"/>
    <w:p w14:paraId="3D4AAFA1" w14:textId="77777777" w:rsidR="00C16FCD" w:rsidRDefault="00C16FCD">
      <w:r>
        <w:t xml:space="preserve">Heun et al.  Chapt 1  </w:t>
      </w:r>
    </w:p>
    <w:p w14:paraId="754099EA" w14:textId="77777777" w:rsidR="00176855" w:rsidRDefault="00176855"/>
    <w:p w14:paraId="4A5D8B76" w14:textId="77777777" w:rsidR="00176855" w:rsidRDefault="00176855" w:rsidP="00176855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17"/>
          <w:szCs w:val="17"/>
        </w:rPr>
      </w:pPr>
      <w:r>
        <w:rPr>
          <w:rFonts w:ascii="NimbusRomNo9L-Medi" w:hAnsi="NimbusRomNo9L-Medi" w:cs="NimbusRomNo9L-Medi"/>
          <w:sz w:val="17"/>
          <w:szCs w:val="17"/>
        </w:rPr>
        <w:t xml:space="preserve">Fig. 1.1 </w:t>
      </w:r>
      <w:r>
        <w:rPr>
          <w:rFonts w:ascii="NimbusRomNo9L-Regu" w:hAnsi="NimbusRomNo9L-Regu" w:cs="NimbusRomNo9L-Regu"/>
          <w:sz w:val="17"/>
          <w:szCs w:val="17"/>
        </w:rPr>
        <w:t>Source: Authors’ calculations using data obtained from World Bank databank (Indicator</w:t>
      </w:r>
    </w:p>
    <w:p w14:paraId="01BC059D" w14:textId="77777777" w:rsidR="00176855" w:rsidRDefault="00176855" w:rsidP="00176855">
      <w:pPr>
        <w:rPr>
          <w:ins w:id="0" w:author="Matt" w:date="2014-08-25T19:44:00Z"/>
          <w:rFonts w:ascii="NimbusRomNo9L-Regu" w:hAnsi="NimbusRomNo9L-Regu" w:cs="NimbusRomNo9L-Regu"/>
          <w:sz w:val="17"/>
          <w:szCs w:val="17"/>
        </w:rPr>
      </w:pPr>
      <w:r>
        <w:rPr>
          <w:rFonts w:ascii="NimbusRomNo9L-Regu" w:hAnsi="NimbusRomNo9L-Regu" w:cs="NimbusRomNo9L-Regu"/>
          <w:sz w:val="17"/>
          <w:szCs w:val="17"/>
        </w:rPr>
        <w:t>NY.GDP.PCAP.KD.ZG accessed August 1, 2014.) [</w:t>
      </w:r>
      <w:r>
        <w:rPr>
          <w:rFonts w:ascii="NimbusRomNo9L-Medi" w:hAnsi="NimbusRomNo9L-Medi" w:cs="NimbusRomNo9L-Medi"/>
          <w:sz w:val="17"/>
          <w:szCs w:val="17"/>
        </w:rPr>
        <w:t xml:space="preserve">? </w:t>
      </w:r>
      <w:r>
        <w:rPr>
          <w:rFonts w:ascii="NimbusRomNo9L-Regu" w:hAnsi="NimbusRomNo9L-Regu" w:cs="NimbusRomNo9L-Regu"/>
          <w:sz w:val="17"/>
          <w:szCs w:val="17"/>
        </w:rPr>
        <w:t>]   &lt;&lt;&lt;&lt;&lt;&lt;&lt;&lt;</w:t>
      </w:r>
    </w:p>
    <w:p w14:paraId="2530000D" w14:textId="77777777" w:rsidR="004E3A24" w:rsidRDefault="004E3A24" w:rsidP="00176855">
      <w:pPr>
        <w:rPr>
          <w:ins w:id="1" w:author="Matt" w:date="2014-08-25T19:45:00Z"/>
          <w:rFonts w:ascii="NimbusRomNo9L-Regu" w:hAnsi="NimbusRomNo9L-Regu" w:cs="NimbusRomNo9L-Regu"/>
          <w:sz w:val="17"/>
          <w:szCs w:val="17"/>
        </w:rPr>
      </w:pPr>
      <w:ins w:id="2" w:author="Matt" w:date="2014-08-25T19:44:00Z">
        <w:r>
          <w:rPr>
            <w:rFonts w:ascii="NimbusRomNo9L-Regu" w:hAnsi="NimbusRomNo9L-Regu" w:cs="NimbusRomNo9L-Regu"/>
            <w:sz w:val="17"/>
            <w:szCs w:val="17"/>
          </w:rPr>
          <w:t xml:space="preserve">Fixed. The </w:t>
        </w:r>
      </w:ins>
      <w:ins w:id="3" w:author="Matt" w:date="2014-08-25T19:45:00Z">
        <w:r>
          <w:rPr>
            <w:rFonts w:ascii="NimbusRomNo9L-Regu" w:hAnsi="NimbusRomNo9L-Regu" w:cs="NimbusRomNo9L-Regu"/>
            <w:sz w:val="17"/>
            <w:szCs w:val="17"/>
          </w:rPr>
          <w:t>caption now reads:</w:t>
        </w:r>
      </w:ins>
    </w:p>
    <w:p w14:paraId="3D7EA60D" w14:textId="77777777" w:rsidR="004E3A24" w:rsidRDefault="004E3A24" w:rsidP="00176855">
      <w:pPr>
        <w:rPr>
          <w:ins w:id="4" w:author="Matt" w:date="2014-08-25T19:44:00Z"/>
          <w:rFonts w:ascii="NimbusRomNo9L-Regu" w:hAnsi="NimbusRomNo9L-Regu" w:cs="NimbusRomNo9L-Regu"/>
          <w:sz w:val="17"/>
          <w:szCs w:val="17"/>
        </w:rPr>
      </w:pPr>
      <w:ins w:id="5" w:author="Matt" w:date="2014-08-25T19:45:00Z">
        <w:r>
          <w:rPr>
            <w:rFonts w:ascii="Helvetica" w:hAnsi="Helvetica" w:cs="Helvetica"/>
            <w:color w:val="000000"/>
            <w:sz w:val="16"/>
            <w:szCs w:val="16"/>
          </w:rPr>
          <w:t>Fig. 1.1 Five-year trailing averages of economic growth, 1960–2013.[4]</w:t>
        </w:r>
      </w:ins>
    </w:p>
    <w:p w14:paraId="3EB51B76" w14:textId="77777777" w:rsidR="004E3A24" w:rsidRDefault="004E3A24" w:rsidP="00176855">
      <w:pPr>
        <w:rPr>
          <w:ins w:id="6" w:author="Matt" w:date="2014-08-25T19:45:00Z"/>
          <w:rFonts w:ascii="NimbusRomNo9L-Regu" w:hAnsi="NimbusRomNo9L-Regu" w:cs="NimbusRomNo9L-Regu"/>
          <w:sz w:val="17"/>
          <w:szCs w:val="17"/>
        </w:rPr>
      </w:pPr>
    </w:p>
    <w:p w14:paraId="44EB566F" w14:textId="77777777" w:rsidR="004E3A24" w:rsidRDefault="004E3A24" w:rsidP="00176855">
      <w:pPr>
        <w:rPr>
          <w:rFonts w:ascii="NimbusRomNo9L-Regu" w:hAnsi="NimbusRomNo9L-Regu" w:cs="NimbusRomNo9L-Regu"/>
          <w:sz w:val="17"/>
          <w:szCs w:val="17"/>
        </w:rPr>
      </w:pPr>
    </w:p>
    <w:p w14:paraId="135FAEA1" w14:textId="77777777" w:rsidR="00176855" w:rsidRDefault="00176855" w:rsidP="00176855">
      <w:pPr>
        <w:rPr>
          <w:rFonts w:ascii="NimbusRomNo9L-Regu" w:hAnsi="NimbusRomNo9L-Regu" w:cs="NimbusRomNo9L-Regu"/>
          <w:sz w:val="17"/>
          <w:szCs w:val="17"/>
        </w:rPr>
      </w:pPr>
      <w:r>
        <w:rPr>
          <w:rFonts w:ascii="NimbusRomNo9L-Regu" w:hAnsi="NimbusRomNo9L-Regu" w:cs="NimbusRomNo9L-Regu"/>
          <w:sz w:val="17"/>
          <w:szCs w:val="17"/>
        </w:rPr>
        <w:t xml:space="preserve">Page </w:t>
      </w:r>
      <w:r w:rsidR="00AE1FDC">
        <w:rPr>
          <w:rFonts w:ascii="NimbusRomNo9L-Regu" w:hAnsi="NimbusRomNo9L-Regu" w:cs="NimbusRomNo9L-Regu"/>
          <w:sz w:val="17"/>
          <w:szCs w:val="17"/>
        </w:rPr>
        <w:t>3</w:t>
      </w:r>
      <w:r>
        <w:rPr>
          <w:rFonts w:ascii="NimbusRomNo9L-Regu" w:hAnsi="NimbusRomNo9L-Regu" w:cs="NimbusRomNo9L-Regu"/>
          <w:sz w:val="17"/>
          <w:szCs w:val="17"/>
        </w:rPr>
        <w:t xml:space="preserve"> </w:t>
      </w:r>
    </w:p>
    <w:p w14:paraId="58BB02D8" w14:textId="77777777" w:rsidR="00176855" w:rsidRDefault="00176855" w:rsidP="00176855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This emerging paradigm is taking shape with the leadership of theorists such as Robert Ayres, Kenneth Boulding, Robert Costanza, Herman Daly, Charles Hall, Marina Fischer-Kowalski, and others. [**** others?</w:t>
      </w:r>
    </w:p>
    <w:p w14:paraId="196906B1" w14:textId="77777777" w:rsidR="00176855" w:rsidRDefault="00176855" w:rsidP="00176855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****] In this book, we’ll refer to this approach as a “biophysical” approach to the  economy.  </w:t>
      </w:r>
    </w:p>
    <w:p w14:paraId="6D326F31" w14:textId="77777777" w:rsidR="00176855" w:rsidRDefault="00176855" w:rsidP="001768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[ </w:t>
      </w:r>
      <w:bookmarkStart w:id="7" w:name="OLE_LINK1"/>
      <w:bookmarkStart w:id="8" w:name="OLE_LINK2"/>
      <w:r>
        <w:rPr>
          <w:rFonts w:ascii="NimbusRomNo9L-Regu" w:hAnsi="NimbusRomNo9L-Regu" w:cs="NimbusRomNo9L-Regu"/>
          <w:sz w:val="20"/>
          <w:szCs w:val="20"/>
        </w:rPr>
        <w:t xml:space="preserve">Fix, Blair . (in press)  </w:t>
      </w:r>
      <w:bookmarkStart w:id="9" w:name="OLE_LINK3"/>
      <w:bookmarkStart w:id="10" w:name="OLE_LINK4"/>
      <w:bookmarkStart w:id="11" w:name="OLE_LINK7"/>
      <w:r w:rsidRPr="00C85450">
        <w:rPr>
          <w:rFonts w:ascii="Times New Roman" w:hAnsi="Times New Roman" w:cs="Times New Roman"/>
          <w:sz w:val="24"/>
          <w:szCs w:val="24"/>
        </w:rPr>
        <w:t>Rethinking</w:t>
      </w:r>
      <w:r>
        <w:rPr>
          <w:rFonts w:ascii="Times New Roman" w:hAnsi="Times New Roman" w:cs="Times New Roman"/>
          <w:sz w:val="24"/>
          <w:szCs w:val="24"/>
        </w:rPr>
        <w:t xml:space="preserve"> growth theory from a biophysical perspective</w:t>
      </w:r>
      <w:bookmarkEnd w:id="9"/>
      <w:bookmarkEnd w:id="10"/>
      <w:bookmarkEnd w:id="11"/>
      <w:r>
        <w:rPr>
          <w:rFonts w:ascii="Times New Roman" w:hAnsi="Times New Roman" w:cs="Times New Roman"/>
          <w:sz w:val="24"/>
          <w:szCs w:val="24"/>
        </w:rPr>
        <w:t xml:space="preserve">. </w:t>
      </w:r>
      <w:bookmarkEnd w:id="7"/>
      <w:bookmarkEnd w:id="8"/>
      <w:r>
        <w:rPr>
          <w:rFonts w:ascii="Times New Roman" w:hAnsi="Times New Roman" w:cs="Times New Roman"/>
          <w:sz w:val="24"/>
          <w:szCs w:val="24"/>
        </w:rPr>
        <w:t xml:space="preserve"> Springer;</w:t>
      </w:r>
    </w:p>
    <w:p w14:paraId="42E0A229" w14:textId="77777777" w:rsidR="00176855" w:rsidRDefault="0087437E" w:rsidP="001768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bookmarkStart w:id="12" w:name="OLE_LINK5"/>
      <w:bookmarkStart w:id="13" w:name="OLE_LINK6"/>
      <w:r>
        <w:rPr>
          <w:rFonts w:ascii="Times New Roman" w:hAnsi="Times New Roman" w:cs="Times New Roman"/>
          <w:sz w:val="24"/>
          <w:szCs w:val="24"/>
        </w:rPr>
        <w:t>Boyd, Roger, 2013.  Energy and the financial system: What every economist, financial analyst and investor needs to know.</w:t>
      </w:r>
      <w:bookmarkEnd w:id="12"/>
      <w:bookmarkEnd w:id="13"/>
      <w:r>
        <w:rPr>
          <w:rFonts w:ascii="Times New Roman" w:hAnsi="Times New Roman" w:cs="Times New Roman"/>
          <w:sz w:val="24"/>
          <w:szCs w:val="24"/>
        </w:rPr>
        <w:t xml:space="preserve">  Springer NY </w:t>
      </w:r>
    </w:p>
    <w:p w14:paraId="3EB9E65F" w14:textId="77777777" w:rsidR="0087437E" w:rsidRDefault="0087437E" w:rsidP="001768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Kopits,  Steven ……..Springer. </w:t>
      </w:r>
    </w:p>
    <w:p w14:paraId="7CC79E6E" w14:textId="77777777" w:rsidR="0087437E" w:rsidRDefault="0087437E" w:rsidP="00176855">
      <w:pPr>
        <w:autoSpaceDE w:val="0"/>
        <w:autoSpaceDN w:val="0"/>
        <w:adjustRightInd w:val="0"/>
        <w:spacing w:after="0" w:line="240" w:lineRule="auto"/>
        <w:rPr>
          <w:ins w:id="14" w:author="Matt" w:date="2014-08-25T20:01:00Z"/>
          <w:rFonts w:ascii="Times New Roman" w:hAnsi="Times New Roman" w:cs="Times New Roman"/>
          <w:sz w:val="24"/>
          <w:szCs w:val="24"/>
        </w:rPr>
      </w:pPr>
    </w:p>
    <w:p w14:paraId="6D452E71" w14:textId="77777777" w:rsidR="009F5D45" w:rsidRDefault="009F5D45" w:rsidP="00176855">
      <w:pPr>
        <w:autoSpaceDE w:val="0"/>
        <w:autoSpaceDN w:val="0"/>
        <w:adjustRightInd w:val="0"/>
        <w:spacing w:after="0" w:line="240" w:lineRule="auto"/>
        <w:rPr>
          <w:ins w:id="15" w:author="Matt" w:date="2014-08-25T20:01:00Z"/>
          <w:rFonts w:ascii="Times New Roman" w:hAnsi="Times New Roman" w:cs="Times New Roman"/>
          <w:sz w:val="24"/>
          <w:szCs w:val="24"/>
        </w:rPr>
      </w:pPr>
    </w:p>
    <w:p w14:paraId="12139EF6" w14:textId="5E560455" w:rsidR="009F5D45" w:rsidRDefault="009F5D45" w:rsidP="00176855">
      <w:pPr>
        <w:autoSpaceDE w:val="0"/>
        <w:autoSpaceDN w:val="0"/>
        <w:adjustRightInd w:val="0"/>
        <w:spacing w:after="0" w:line="240" w:lineRule="auto"/>
        <w:rPr>
          <w:ins w:id="16" w:author="Matt" w:date="2014-08-25T20:22:00Z"/>
          <w:rFonts w:ascii="Times New Roman" w:hAnsi="Times New Roman" w:cs="Times New Roman"/>
          <w:sz w:val="24"/>
          <w:szCs w:val="24"/>
        </w:rPr>
      </w:pPr>
      <w:ins w:id="17" w:author="Matt" w:date="2014-08-25T20:01:00Z">
        <w:r>
          <w:rPr>
            <w:rFonts w:ascii="Times New Roman" w:hAnsi="Times New Roman" w:cs="Times New Roman"/>
            <w:sz w:val="24"/>
            <w:szCs w:val="24"/>
          </w:rPr>
          <w:t>Added Boyd</w:t>
        </w:r>
      </w:ins>
      <w:ins w:id="18" w:author="Matt" w:date="2014-08-25T20:19:00Z">
        <w:r w:rsidR="00011F28">
          <w:rPr>
            <w:rFonts w:ascii="Times New Roman" w:hAnsi="Times New Roman" w:cs="Times New Roman"/>
            <w:sz w:val="24"/>
            <w:szCs w:val="24"/>
          </w:rPr>
          <w:t>, Kopits</w:t>
        </w:r>
      </w:ins>
      <w:ins w:id="19" w:author="Matt" w:date="2014-08-25T20:22:00Z">
        <w:r w:rsidR="00D928D4">
          <w:rPr>
            <w:rFonts w:ascii="Times New Roman" w:hAnsi="Times New Roman" w:cs="Times New Roman"/>
            <w:sz w:val="24"/>
            <w:szCs w:val="24"/>
          </w:rPr>
          <w:t>.</w:t>
        </w:r>
      </w:ins>
    </w:p>
    <w:p w14:paraId="72706EC2" w14:textId="52D5C711" w:rsidR="00D928D4" w:rsidRDefault="00D928D4" w:rsidP="00176855">
      <w:pPr>
        <w:autoSpaceDE w:val="0"/>
        <w:autoSpaceDN w:val="0"/>
        <w:adjustRightInd w:val="0"/>
        <w:spacing w:after="0" w:line="240" w:lineRule="auto"/>
        <w:rPr>
          <w:ins w:id="20" w:author="Matt" w:date="2014-08-25T20:22:00Z"/>
          <w:rFonts w:ascii="Times New Roman" w:hAnsi="Times New Roman" w:cs="Times New Roman"/>
          <w:sz w:val="24"/>
          <w:szCs w:val="24"/>
        </w:rPr>
      </w:pPr>
      <w:ins w:id="21" w:author="Matt" w:date="2014-08-25T20:22:00Z">
        <w:r>
          <w:rPr>
            <w:rFonts w:ascii="Times New Roman" w:hAnsi="Times New Roman" w:cs="Times New Roman"/>
            <w:sz w:val="24"/>
            <w:szCs w:val="24"/>
          </w:rPr>
          <w:t>Added Fix, but couldn’t find a reference to the title. I copied Charlie’s reference verbatim.</w:t>
        </w:r>
      </w:ins>
    </w:p>
    <w:p w14:paraId="16EFF4B2" w14:textId="04F2CC61" w:rsidR="00D928D4" w:rsidRDefault="00D928D4" w:rsidP="00176855">
      <w:pPr>
        <w:autoSpaceDE w:val="0"/>
        <w:autoSpaceDN w:val="0"/>
        <w:adjustRightInd w:val="0"/>
        <w:spacing w:after="0" w:line="240" w:lineRule="auto"/>
        <w:rPr>
          <w:ins w:id="22" w:author="Matt" w:date="2014-08-25T20:23:00Z"/>
          <w:rFonts w:ascii="Times New Roman" w:hAnsi="Times New Roman" w:cs="Times New Roman"/>
          <w:sz w:val="24"/>
          <w:szCs w:val="24"/>
        </w:rPr>
      </w:pPr>
      <w:ins w:id="23" w:author="Matt" w:date="2014-08-25T20:22:00Z">
        <w:r>
          <w:rPr>
            <w:rFonts w:ascii="Times New Roman" w:hAnsi="Times New Roman" w:cs="Times New Roman"/>
            <w:sz w:val="24"/>
            <w:szCs w:val="24"/>
          </w:rPr>
          <w:t xml:space="preserve">Added an important reference for each </w:t>
        </w:r>
      </w:ins>
      <w:ins w:id="24" w:author="Matt" w:date="2014-08-25T20:23:00Z">
        <w:r>
          <w:rPr>
            <w:rFonts w:ascii="Times New Roman" w:hAnsi="Times New Roman" w:cs="Times New Roman"/>
            <w:sz w:val="24"/>
            <w:szCs w:val="24"/>
          </w:rPr>
          <w:t>author.</w:t>
        </w:r>
      </w:ins>
    </w:p>
    <w:p w14:paraId="50667066" w14:textId="77777777" w:rsidR="00D928D4" w:rsidRDefault="00D928D4" w:rsidP="001768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115CC96" w14:textId="77777777" w:rsidR="0087437E" w:rsidRDefault="0087437E" w:rsidP="00176855">
      <w:pPr>
        <w:autoSpaceDE w:val="0"/>
        <w:autoSpaceDN w:val="0"/>
        <w:adjustRightInd w:val="0"/>
        <w:spacing w:after="0" w:line="240" w:lineRule="auto"/>
      </w:pPr>
      <w:r>
        <w:t xml:space="preserve"> </w:t>
      </w:r>
      <w:r>
        <w:tab/>
      </w:r>
    </w:p>
    <w:p w14:paraId="0C565C41" w14:textId="77777777" w:rsidR="0087437E" w:rsidRDefault="0087437E" w:rsidP="00176855">
      <w:pPr>
        <w:autoSpaceDE w:val="0"/>
        <w:autoSpaceDN w:val="0"/>
        <w:adjustRightInd w:val="0"/>
        <w:spacing w:after="0" w:line="240" w:lineRule="auto"/>
        <w:rPr>
          <w:ins w:id="25" w:author="Matt" w:date="2014-08-25T20:24:00Z"/>
          <w:rFonts w:ascii="NimbusRomNo9L-Regu" w:hAnsi="NimbusRomNo9L-Regu" w:cs="NimbusRomNo9L-Regu"/>
          <w:sz w:val="15"/>
          <w:szCs w:val="15"/>
        </w:rPr>
      </w:pPr>
      <w:r>
        <w:t xml:space="preserve">4  </w:t>
      </w:r>
      <w:r>
        <w:rPr>
          <w:rFonts w:ascii="NimbusRomNo9L-Regu" w:hAnsi="NimbusRomNo9L-Regu" w:cs="NimbusRomNo9L-Regu"/>
          <w:sz w:val="20"/>
          <w:szCs w:val="20"/>
        </w:rPr>
        <w:t>But, clean air and water, SOILS , forests, and natural areas</w:t>
      </w:r>
      <w:r>
        <w:rPr>
          <w:rFonts w:ascii="NimbusRomNo9L-Regu" w:hAnsi="NimbusRomNo9L-Regu" w:cs="NimbusRomNo9L-Regu"/>
          <w:sz w:val="15"/>
          <w:szCs w:val="15"/>
        </w:rPr>
        <w:t>2</w:t>
      </w:r>
    </w:p>
    <w:p w14:paraId="037B75EF" w14:textId="77777777" w:rsidR="007D63E8" w:rsidRDefault="007D63E8" w:rsidP="00176855">
      <w:pPr>
        <w:autoSpaceDE w:val="0"/>
        <w:autoSpaceDN w:val="0"/>
        <w:adjustRightInd w:val="0"/>
        <w:spacing w:after="0" w:line="240" w:lineRule="auto"/>
        <w:rPr>
          <w:ins w:id="26" w:author="Matt" w:date="2014-08-25T20:24:00Z"/>
          <w:rFonts w:ascii="NimbusRomNo9L-Regu" w:hAnsi="NimbusRomNo9L-Regu" w:cs="NimbusRomNo9L-Regu"/>
          <w:sz w:val="15"/>
          <w:szCs w:val="15"/>
        </w:rPr>
      </w:pPr>
    </w:p>
    <w:p w14:paraId="32680394" w14:textId="428A0BD9" w:rsidR="007D63E8" w:rsidRDefault="007D63E8" w:rsidP="00176855">
      <w:pPr>
        <w:autoSpaceDE w:val="0"/>
        <w:autoSpaceDN w:val="0"/>
        <w:adjustRightInd w:val="0"/>
        <w:spacing w:after="0" w:line="240" w:lineRule="auto"/>
        <w:rPr>
          <w:ins w:id="27" w:author="Matt" w:date="2014-08-25T20:24:00Z"/>
          <w:rFonts w:ascii="NimbusRomNo9L-Regu" w:hAnsi="NimbusRomNo9L-Regu" w:cs="NimbusRomNo9L-Regu"/>
          <w:sz w:val="15"/>
          <w:szCs w:val="15"/>
        </w:rPr>
      </w:pPr>
      <w:ins w:id="28" w:author="Matt" w:date="2014-08-25T20:24:00Z">
        <w:r>
          <w:rPr>
            <w:rFonts w:ascii="NimbusRomNo9L-Regu" w:hAnsi="NimbusRomNo9L-Regu" w:cs="NimbusRomNo9L-Regu"/>
            <w:sz w:val="15"/>
            <w:szCs w:val="15"/>
          </w:rPr>
          <w:t>Added SOILS.</w:t>
        </w:r>
      </w:ins>
    </w:p>
    <w:p w14:paraId="5B5E0F9E" w14:textId="77777777" w:rsidR="007D63E8" w:rsidRDefault="007D63E8" w:rsidP="00176855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15"/>
          <w:szCs w:val="15"/>
        </w:rPr>
      </w:pPr>
    </w:p>
    <w:p w14:paraId="681DE135" w14:textId="77777777" w:rsidR="007705BC" w:rsidRDefault="007705BC" w:rsidP="00176855">
      <w:pPr>
        <w:autoSpaceDE w:val="0"/>
        <w:autoSpaceDN w:val="0"/>
        <w:adjustRightInd w:val="0"/>
        <w:spacing w:after="0" w:line="240" w:lineRule="auto"/>
        <w:rPr>
          <w:ins w:id="29" w:author="Matt" w:date="2014-08-25T20:24:00Z"/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15"/>
          <w:szCs w:val="15"/>
        </w:rPr>
        <w:t xml:space="preserve">p.6 </w:t>
      </w:r>
      <w:r>
        <w:rPr>
          <w:rFonts w:ascii="NimbusRomNo9L-Regu" w:hAnsi="NimbusRomNo9L-Regu" w:cs="NimbusRomNo9L-Regu"/>
          <w:sz w:val="20"/>
          <w:szCs w:val="20"/>
        </w:rPr>
        <w:t xml:space="preserve">activity are highly correlated, as Cleveland,  &lt;&lt;no comma </w:t>
      </w:r>
    </w:p>
    <w:p w14:paraId="5332D67D" w14:textId="77777777" w:rsidR="00B32A6D" w:rsidRDefault="00B32A6D" w:rsidP="00176855">
      <w:pPr>
        <w:autoSpaceDE w:val="0"/>
        <w:autoSpaceDN w:val="0"/>
        <w:adjustRightInd w:val="0"/>
        <w:spacing w:after="0" w:line="240" w:lineRule="auto"/>
        <w:rPr>
          <w:ins w:id="30" w:author="Matt" w:date="2014-08-25T20:25:00Z"/>
          <w:rFonts w:ascii="NimbusRomNo9L-Regu" w:hAnsi="NimbusRomNo9L-Regu" w:cs="NimbusRomNo9L-Regu"/>
          <w:sz w:val="20"/>
          <w:szCs w:val="20"/>
        </w:rPr>
      </w:pPr>
    </w:p>
    <w:p w14:paraId="472BFA99" w14:textId="71995279" w:rsidR="00354B1C" w:rsidRDefault="00354B1C" w:rsidP="00176855">
      <w:pPr>
        <w:autoSpaceDE w:val="0"/>
        <w:autoSpaceDN w:val="0"/>
        <w:adjustRightInd w:val="0"/>
        <w:spacing w:after="0" w:line="240" w:lineRule="auto"/>
        <w:rPr>
          <w:ins w:id="31" w:author="Matt" w:date="2014-08-25T20:24:00Z"/>
          <w:rFonts w:ascii="NimbusRomNo9L-Regu" w:hAnsi="NimbusRomNo9L-Regu" w:cs="NimbusRomNo9L-Regu"/>
          <w:sz w:val="20"/>
          <w:szCs w:val="20"/>
        </w:rPr>
      </w:pPr>
      <w:ins w:id="32" w:author="Matt" w:date="2014-08-25T20:25:00Z">
        <w:r>
          <w:rPr>
            <w:rFonts w:ascii="NimbusRomNo9L-Regu" w:hAnsi="NimbusRomNo9L-Regu" w:cs="NimbusRomNo9L-Regu"/>
            <w:sz w:val="20"/>
            <w:szCs w:val="20"/>
          </w:rPr>
          <w:t xml:space="preserve">Removed comma between “Cleveland” and </w:t>
        </w:r>
      </w:ins>
      <w:ins w:id="33" w:author="Matt" w:date="2014-08-25T20:26:00Z">
        <w:r>
          <w:rPr>
            <w:rFonts w:ascii="NimbusRomNo9L-Regu" w:hAnsi="NimbusRomNo9L-Regu" w:cs="NimbusRomNo9L-Regu"/>
            <w:sz w:val="20"/>
            <w:szCs w:val="20"/>
          </w:rPr>
          <w:t>“et. al.”</w:t>
        </w:r>
      </w:ins>
    </w:p>
    <w:p w14:paraId="605B6C80" w14:textId="77777777" w:rsidR="00B32A6D" w:rsidRDefault="00B32A6D" w:rsidP="00176855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5D55A5EA" w14:textId="77777777" w:rsidR="007705BC" w:rsidRDefault="007705BC" w:rsidP="00176855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39CADEEB" w14:textId="77777777" w:rsidR="007705BC" w:rsidRDefault="007705BC" w:rsidP="00176855">
      <w:pPr>
        <w:autoSpaceDE w:val="0"/>
        <w:autoSpaceDN w:val="0"/>
        <w:adjustRightInd w:val="0"/>
        <w:spacing w:after="0" w:line="240" w:lineRule="auto"/>
        <w:rPr>
          <w:ins w:id="34" w:author="Matt" w:date="2014-08-25T20:27:00Z"/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Writing is good so far</w:t>
      </w:r>
    </w:p>
    <w:p w14:paraId="37D81780" w14:textId="77777777" w:rsidR="00FE7F2D" w:rsidRDefault="00FE7F2D" w:rsidP="00176855">
      <w:pPr>
        <w:autoSpaceDE w:val="0"/>
        <w:autoSpaceDN w:val="0"/>
        <w:adjustRightInd w:val="0"/>
        <w:spacing w:after="0" w:line="240" w:lineRule="auto"/>
        <w:rPr>
          <w:ins w:id="35" w:author="Matt" w:date="2014-08-25T20:27:00Z"/>
          <w:rFonts w:ascii="NimbusRomNo9L-Regu" w:hAnsi="NimbusRomNo9L-Regu" w:cs="NimbusRomNo9L-Regu"/>
          <w:sz w:val="20"/>
          <w:szCs w:val="20"/>
        </w:rPr>
      </w:pPr>
    </w:p>
    <w:p w14:paraId="780A6223" w14:textId="2DD62915" w:rsidR="00FE7F2D" w:rsidRDefault="00FE7F2D" w:rsidP="00176855">
      <w:pPr>
        <w:autoSpaceDE w:val="0"/>
        <w:autoSpaceDN w:val="0"/>
        <w:adjustRightInd w:val="0"/>
        <w:spacing w:after="0" w:line="240" w:lineRule="auto"/>
        <w:rPr>
          <w:ins w:id="36" w:author="Matt" w:date="2014-08-25T20:27:00Z"/>
          <w:rFonts w:ascii="NimbusRomNo9L-Regu" w:hAnsi="NimbusRomNo9L-Regu" w:cs="NimbusRomNo9L-Regu"/>
          <w:sz w:val="20"/>
          <w:szCs w:val="20"/>
        </w:rPr>
      </w:pPr>
      <w:ins w:id="37" w:author="Matt" w:date="2014-08-25T20:27:00Z">
        <w:r>
          <w:rPr>
            <w:rFonts w:ascii="NimbusRomNo9L-Regu" w:hAnsi="NimbusRomNo9L-Regu" w:cs="NimbusRomNo9L-Regu"/>
            <w:sz w:val="20"/>
            <w:szCs w:val="20"/>
          </w:rPr>
          <w:t>Thanks.</w:t>
        </w:r>
      </w:ins>
    </w:p>
    <w:p w14:paraId="4163D459" w14:textId="77777777" w:rsidR="00FE7F2D" w:rsidRDefault="00FE7F2D" w:rsidP="00176855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36D6C034" w14:textId="77777777" w:rsidR="007705BC" w:rsidRDefault="007705BC" w:rsidP="00176855">
      <w:pPr>
        <w:autoSpaceDE w:val="0"/>
        <w:autoSpaceDN w:val="0"/>
        <w:adjustRightInd w:val="0"/>
        <w:spacing w:after="0" w:line="240" w:lineRule="auto"/>
        <w:rPr>
          <w:ins w:id="38" w:author="Matt" w:date="2014-08-25T20:27:00Z"/>
          <w:rFonts w:ascii="NimbusRomNo9L-Regu" w:hAnsi="NimbusRomNo9L-Regu" w:cs="NimbusRomNo9L-Regu"/>
          <w:sz w:val="17"/>
          <w:szCs w:val="17"/>
        </w:rPr>
      </w:pPr>
      <w:r>
        <w:rPr>
          <w:rFonts w:ascii="NimbusRomNo9L-Regu" w:hAnsi="NimbusRomNo9L-Regu" w:cs="NimbusRomNo9L-Regu"/>
          <w:sz w:val="17"/>
          <w:szCs w:val="17"/>
        </w:rPr>
        <w:t>and disposal of the biological or physical (as opposed to financial</w:t>
      </w:r>
    </w:p>
    <w:p w14:paraId="0BF2E0CD" w14:textId="77777777" w:rsidR="00FE7F2D" w:rsidRDefault="00FE7F2D" w:rsidP="00176855">
      <w:pPr>
        <w:autoSpaceDE w:val="0"/>
        <w:autoSpaceDN w:val="0"/>
        <w:adjustRightInd w:val="0"/>
        <w:spacing w:after="0" w:line="240" w:lineRule="auto"/>
        <w:rPr>
          <w:ins w:id="39" w:author="Matt" w:date="2014-08-25T20:27:00Z"/>
          <w:rFonts w:ascii="NimbusRomNo9L-Regu" w:hAnsi="NimbusRomNo9L-Regu" w:cs="NimbusRomNo9L-Regu"/>
          <w:sz w:val="17"/>
          <w:szCs w:val="17"/>
        </w:rPr>
      </w:pPr>
    </w:p>
    <w:p w14:paraId="7FA6C799" w14:textId="3A68EEBB" w:rsidR="00FE7F2D" w:rsidRDefault="00FE7F2D" w:rsidP="00176855">
      <w:pPr>
        <w:autoSpaceDE w:val="0"/>
        <w:autoSpaceDN w:val="0"/>
        <w:adjustRightInd w:val="0"/>
        <w:spacing w:after="0" w:line="240" w:lineRule="auto"/>
        <w:rPr>
          <w:ins w:id="40" w:author="Matt" w:date="2014-08-25T20:28:00Z"/>
          <w:rFonts w:ascii="NimbusRomNo9L-Regu" w:hAnsi="NimbusRomNo9L-Regu" w:cs="NimbusRomNo9L-Regu"/>
          <w:sz w:val="17"/>
          <w:szCs w:val="17"/>
        </w:rPr>
      </w:pPr>
      <w:ins w:id="41" w:author="Matt" w:date="2014-08-25T20:27:00Z">
        <w:r>
          <w:rPr>
            <w:rFonts w:ascii="NimbusRomNo9L-Regu" w:hAnsi="NimbusRomNo9L-Regu" w:cs="NimbusRomNo9L-Regu"/>
            <w:sz w:val="17"/>
            <w:szCs w:val="17"/>
          </w:rPr>
          <w:t xml:space="preserve">Unclear whether </w:t>
        </w:r>
      </w:ins>
      <w:ins w:id="42" w:author="Matt" w:date="2014-08-25T20:28:00Z">
        <w:r>
          <w:rPr>
            <w:rFonts w:ascii="NimbusRomNo9L-Regu" w:hAnsi="NimbusRomNo9L-Regu" w:cs="NimbusRomNo9L-Regu"/>
            <w:sz w:val="17"/>
            <w:szCs w:val="17"/>
          </w:rPr>
          <w:t>the above is a comment to be addressed.</w:t>
        </w:r>
      </w:ins>
    </w:p>
    <w:p w14:paraId="7A8AD060" w14:textId="77777777" w:rsidR="00FE7F2D" w:rsidRDefault="00FE7F2D" w:rsidP="00176855">
      <w:pPr>
        <w:autoSpaceDE w:val="0"/>
        <w:autoSpaceDN w:val="0"/>
        <w:adjustRightInd w:val="0"/>
        <w:spacing w:after="0" w:line="240" w:lineRule="auto"/>
        <w:rPr>
          <w:ins w:id="43" w:author="Matt" w:date="2014-08-25T20:28:00Z"/>
          <w:rFonts w:ascii="NimbusRomNo9L-Regu" w:hAnsi="NimbusRomNo9L-Regu" w:cs="NimbusRomNo9L-Regu"/>
          <w:sz w:val="17"/>
          <w:szCs w:val="17"/>
        </w:rPr>
      </w:pPr>
    </w:p>
    <w:p w14:paraId="669B5F83" w14:textId="77777777" w:rsidR="00FE7F2D" w:rsidRDefault="00FE7F2D" w:rsidP="00176855">
      <w:pPr>
        <w:autoSpaceDE w:val="0"/>
        <w:autoSpaceDN w:val="0"/>
        <w:adjustRightInd w:val="0"/>
        <w:spacing w:after="0" w:line="240" w:lineRule="auto"/>
        <w:rPr>
          <w:ins w:id="44" w:author="Matt" w:date="2014-08-25T20:28:00Z"/>
          <w:rFonts w:ascii="NimbusRomNo9L-Regu" w:hAnsi="NimbusRomNo9L-Regu" w:cs="NimbusRomNo9L-Regu"/>
          <w:sz w:val="17"/>
          <w:szCs w:val="17"/>
        </w:rPr>
      </w:pPr>
    </w:p>
    <w:p w14:paraId="71AC0DC9" w14:textId="77777777" w:rsidR="00FE7F2D" w:rsidRDefault="00FE7F2D" w:rsidP="00176855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17"/>
          <w:szCs w:val="17"/>
        </w:rPr>
      </w:pPr>
    </w:p>
    <w:p w14:paraId="679854C5" w14:textId="77777777" w:rsidR="007705BC" w:rsidRDefault="007705BC" w:rsidP="007705BC">
      <w:pPr>
        <w:autoSpaceDE w:val="0"/>
        <w:autoSpaceDN w:val="0"/>
        <w:adjustRightInd w:val="0"/>
        <w:spacing w:after="0" w:line="240" w:lineRule="auto"/>
        <w:rPr>
          <w:ins w:id="45" w:author="Matt" w:date="2014-08-25T20:28:00Z"/>
          <w:rFonts w:ascii="NimbusRomNo9L-Regu" w:hAnsi="NimbusRomNo9L-Regu" w:cs="NimbusRomNo9L-Regu"/>
          <w:sz w:val="17"/>
          <w:szCs w:val="17"/>
        </w:rPr>
      </w:pPr>
      <w:r>
        <w:rPr>
          <w:rFonts w:ascii="NimbusRomNo9L-Regu" w:hAnsi="NimbusRomNo9L-Regu" w:cs="NimbusRomNo9L-Regu"/>
          <w:sz w:val="17"/>
          <w:szCs w:val="17"/>
        </w:rPr>
        <w:t xml:space="preserve">**** Need to obtain permission to use this graph?  Yes ask Science Magazine </w:t>
      </w:r>
    </w:p>
    <w:p w14:paraId="7099D91E" w14:textId="77777777" w:rsidR="00FE7F2D" w:rsidRDefault="00FE7F2D" w:rsidP="007705BC">
      <w:pPr>
        <w:autoSpaceDE w:val="0"/>
        <w:autoSpaceDN w:val="0"/>
        <w:adjustRightInd w:val="0"/>
        <w:spacing w:after="0" w:line="240" w:lineRule="auto"/>
        <w:rPr>
          <w:ins w:id="46" w:author="Matt" w:date="2014-08-25T20:28:00Z"/>
          <w:rFonts w:ascii="NimbusRomNo9L-Regu" w:hAnsi="NimbusRomNo9L-Regu" w:cs="NimbusRomNo9L-Regu"/>
          <w:sz w:val="17"/>
          <w:szCs w:val="17"/>
        </w:rPr>
      </w:pPr>
    </w:p>
    <w:p w14:paraId="592B52E7" w14:textId="786DE0AE" w:rsidR="00FE7F2D" w:rsidRDefault="00FE7F2D" w:rsidP="007705BC">
      <w:pPr>
        <w:autoSpaceDE w:val="0"/>
        <w:autoSpaceDN w:val="0"/>
        <w:adjustRightInd w:val="0"/>
        <w:spacing w:after="0" w:line="240" w:lineRule="auto"/>
        <w:rPr>
          <w:ins w:id="47" w:author="Matt" w:date="2014-08-25T20:28:00Z"/>
          <w:rFonts w:ascii="NimbusRomNo9L-Regu" w:hAnsi="NimbusRomNo9L-Regu" w:cs="NimbusRomNo9L-Regu"/>
          <w:sz w:val="17"/>
          <w:szCs w:val="17"/>
        </w:rPr>
      </w:pPr>
      <w:ins w:id="48" w:author="Matt" w:date="2014-08-25T20:28:00Z">
        <w:r>
          <w:rPr>
            <w:rFonts w:ascii="NimbusRomNo9L-Regu" w:hAnsi="NimbusRomNo9L-Regu" w:cs="NimbusRomNo9L-Regu"/>
            <w:sz w:val="17"/>
            <w:szCs w:val="17"/>
          </w:rPr>
          <w:t>There are several places in Chapter 1 where we need to obtain permission to use</w:t>
        </w:r>
      </w:ins>
      <w:ins w:id="49" w:author="Matt" w:date="2014-08-25T20:29:00Z">
        <w:r w:rsidR="00130D48">
          <w:rPr>
            <w:rFonts w:ascii="NimbusRomNo9L-Regu" w:hAnsi="NimbusRomNo9L-Regu" w:cs="NimbusRomNo9L-Regu"/>
            <w:sz w:val="17"/>
            <w:szCs w:val="17"/>
          </w:rPr>
          <w:t xml:space="preserve"> images. </w:t>
        </w:r>
        <w:r w:rsidR="00E07A56">
          <w:rPr>
            <w:rFonts w:ascii="NimbusRomNo9L-Regu" w:hAnsi="NimbusRomNo9L-Regu" w:cs="NimbusRomNo9L-Regu"/>
            <w:sz w:val="17"/>
            <w:szCs w:val="17"/>
          </w:rPr>
          <w:t>Will Springer (David Packer) assist with this?</w:t>
        </w:r>
      </w:ins>
    </w:p>
    <w:p w14:paraId="750F07F6" w14:textId="77777777" w:rsidR="00FE7F2D" w:rsidRDefault="00FE7F2D" w:rsidP="007705BC">
      <w:pPr>
        <w:autoSpaceDE w:val="0"/>
        <w:autoSpaceDN w:val="0"/>
        <w:adjustRightInd w:val="0"/>
        <w:spacing w:after="0" w:line="240" w:lineRule="auto"/>
        <w:rPr>
          <w:ins w:id="50" w:author="Matt" w:date="2014-08-25T20:28:00Z"/>
          <w:rFonts w:ascii="NimbusRomNo9L-Regu" w:hAnsi="NimbusRomNo9L-Regu" w:cs="NimbusRomNo9L-Regu"/>
          <w:sz w:val="17"/>
          <w:szCs w:val="17"/>
        </w:rPr>
      </w:pPr>
    </w:p>
    <w:p w14:paraId="1C983FB4" w14:textId="77777777" w:rsidR="00FE7F2D" w:rsidRDefault="00FE7F2D" w:rsidP="007705BC">
      <w:pPr>
        <w:autoSpaceDE w:val="0"/>
        <w:autoSpaceDN w:val="0"/>
        <w:adjustRightInd w:val="0"/>
        <w:spacing w:after="0" w:line="240" w:lineRule="auto"/>
        <w:rPr>
          <w:ins w:id="51" w:author="Matt" w:date="2014-08-25T20:28:00Z"/>
          <w:rFonts w:ascii="NimbusRomNo9L-Regu" w:hAnsi="NimbusRomNo9L-Regu" w:cs="NimbusRomNo9L-Regu"/>
          <w:sz w:val="17"/>
          <w:szCs w:val="17"/>
        </w:rPr>
      </w:pPr>
    </w:p>
    <w:p w14:paraId="17D09989" w14:textId="77777777" w:rsidR="00FE7F2D" w:rsidRDefault="00FE7F2D" w:rsidP="007705BC">
      <w:pPr>
        <w:autoSpaceDE w:val="0"/>
        <w:autoSpaceDN w:val="0"/>
        <w:adjustRightInd w:val="0"/>
        <w:spacing w:after="0" w:line="240" w:lineRule="auto"/>
        <w:rPr>
          <w:ins w:id="52" w:author="Matt" w:date="2014-08-25T20:28:00Z"/>
          <w:rFonts w:ascii="NimbusRomNo9L-Regu" w:hAnsi="NimbusRomNo9L-Regu" w:cs="NimbusRomNo9L-Regu"/>
          <w:sz w:val="17"/>
          <w:szCs w:val="17"/>
        </w:rPr>
      </w:pPr>
    </w:p>
    <w:p w14:paraId="6E183D42" w14:textId="77777777" w:rsidR="00FE7F2D" w:rsidRDefault="00FE7F2D" w:rsidP="007705B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17"/>
          <w:szCs w:val="17"/>
        </w:rPr>
      </w:pPr>
    </w:p>
    <w:p w14:paraId="59F8E727" w14:textId="77777777" w:rsidR="007705BC" w:rsidRDefault="007705BC" w:rsidP="007705B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17"/>
          <w:szCs w:val="17"/>
        </w:rPr>
      </w:pPr>
      <w:r>
        <w:rPr>
          <w:rFonts w:ascii="NimbusRomNo9L-Medi" w:hAnsi="NimbusRomNo9L-Medi" w:cs="NimbusRomNo9L-Medi"/>
          <w:sz w:val="17"/>
          <w:szCs w:val="17"/>
        </w:rPr>
        <w:t xml:space="preserve">Fig. 1.3 </w:t>
      </w:r>
      <w:r>
        <w:rPr>
          <w:rFonts w:ascii="NimbusRomNo9L-Regu" w:hAnsi="NimbusRomNo9L-Regu" w:cs="NimbusRomNo9L-Regu"/>
          <w:sz w:val="17"/>
          <w:szCs w:val="17"/>
        </w:rPr>
        <w:t>Gasoline shortages in 1973. **** We probably don’t need to obtain permission</w:t>
      </w:r>
    </w:p>
    <w:p w14:paraId="3CC897FD" w14:textId="77777777" w:rsidR="007705BC" w:rsidRDefault="007705BC" w:rsidP="007705BC">
      <w:pPr>
        <w:autoSpaceDE w:val="0"/>
        <w:autoSpaceDN w:val="0"/>
        <w:adjustRightInd w:val="0"/>
        <w:spacing w:after="0" w:line="240" w:lineRule="auto"/>
        <w:rPr>
          <w:ins w:id="53" w:author="Matt" w:date="2014-08-25T20:29:00Z"/>
          <w:rFonts w:ascii="NimbusRomNo9L-Regu" w:hAnsi="NimbusRomNo9L-Regu" w:cs="NimbusRomNo9L-Regu"/>
          <w:sz w:val="17"/>
          <w:szCs w:val="17"/>
        </w:rPr>
      </w:pPr>
      <w:r>
        <w:rPr>
          <w:rFonts w:ascii="NimbusRomNo9L-Regu" w:hAnsi="NimbusRomNo9L-Regu" w:cs="NimbusRomNo9L-Regu"/>
          <w:sz w:val="17"/>
          <w:szCs w:val="17"/>
        </w:rPr>
        <w:t xml:space="preserve">to use this photograph, because it is from the US national archives.  &lt;&lt;&lt;&lt;&lt;&lt;&lt;&lt;&lt;&lt;&lt;&lt;all US data is open access and permission not needed </w:t>
      </w:r>
    </w:p>
    <w:p w14:paraId="2A51725E" w14:textId="77777777" w:rsidR="00E07A56" w:rsidRDefault="00E07A56" w:rsidP="007705BC">
      <w:pPr>
        <w:autoSpaceDE w:val="0"/>
        <w:autoSpaceDN w:val="0"/>
        <w:adjustRightInd w:val="0"/>
        <w:spacing w:after="0" w:line="240" w:lineRule="auto"/>
        <w:rPr>
          <w:ins w:id="54" w:author="Matt" w:date="2014-08-25T20:29:00Z"/>
          <w:rFonts w:ascii="NimbusRomNo9L-Regu" w:hAnsi="NimbusRomNo9L-Regu" w:cs="NimbusRomNo9L-Regu"/>
          <w:sz w:val="17"/>
          <w:szCs w:val="17"/>
        </w:rPr>
      </w:pPr>
    </w:p>
    <w:p w14:paraId="119D3D11" w14:textId="7E0A40CC" w:rsidR="00E07A56" w:rsidRDefault="00194328" w:rsidP="007705BC">
      <w:pPr>
        <w:autoSpaceDE w:val="0"/>
        <w:autoSpaceDN w:val="0"/>
        <w:adjustRightInd w:val="0"/>
        <w:spacing w:after="0" w:line="240" w:lineRule="auto"/>
        <w:rPr>
          <w:ins w:id="55" w:author="Matt" w:date="2014-08-25T20:43:00Z"/>
          <w:rFonts w:ascii="NimbusRomNo9L-Regu" w:hAnsi="NimbusRomNo9L-Regu" w:cs="NimbusRomNo9L-Regu"/>
          <w:sz w:val="17"/>
          <w:szCs w:val="17"/>
        </w:rPr>
      </w:pPr>
      <w:ins w:id="56" w:author="Matt" w:date="2014-08-25T20:43:00Z">
        <w:r>
          <w:rPr>
            <w:rFonts w:ascii="NimbusRomNo9L-Regu" w:hAnsi="NimbusRomNo9L-Regu" w:cs="NimbusRomNo9L-Regu"/>
            <w:sz w:val="17"/>
            <w:szCs w:val="17"/>
          </w:rPr>
          <w:t>R</w:t>
        </w:r>
      </w:ins>
      <w:ins w:id="57" w:author="Matt" w:date="2014-08-25T20:29:00Z">
        <w:r w:rsidR="00E07A56">
          <w:rPr>
            <w:rFonts w:ascii="NimbusRomNo9L-Regu" w:hAnsi="NimbusRomNo9L-Regu" w:cs="NimbusRomNo9L-Regu"/>
            <w:sz w:val="17"/>
            <w:szCs w:val="17"/>
          </w:rPr>
          <w:t xml:space="preserve">emoved the comment </w:t>
        </w:r>
        <w:r w:rsidR="007C60A6">
          <w:rPr>
            <w:rFonts w:ascii="NimbusRomNo9L-Regu" w:hAnsi="NimbusRomNo9L-Regu" w:cs="NimbusRomNo9L-Regu"/>
            <w:sz w:val="17"/>
            <w:szCs w:val="17"/>
          </w:rPr>
          <w:t>about obtaining permission for the gas shortage photo.</w:t>
        </w:r>
      </w:ins>
    </w:p>
    <w:p w14:paraId="104AD7C6" w14:textId="49337D7C" w:rsidR="00194328" w:rsidRDefault="00E5587C" w:rsidP="007705BC">
      <w:pPr>
        <w:autoSpaceDE w:val="0"/>
        <w:autoSpaceDN w:val="0"/>
        <w:adjustRightInd w:val="0"/>
        <w:spacing w:after="0" w:line="240" w:lineRule="auto"/>
        <w:rPr>
          <w:ins w:id="58" w:author="Matt" w:date="2014-08-25T20:29:00Z"/>
          <w:rFonts w:ascii="NimbusRomNo9L-Regu" w:hAnsi="NimbusRomNo9L-Regu" w:cs="NimbusRomNo9L-Regu"/>
          <w:sz w:val="17"/>
          <w:szCs w:val="17"/>
        </w:rPr>
      </w:pPr>
      <w:ins w:id="59" w:author="Matt" w:date="2014-08-25T20:43:00Z">
        <w:r>
          <w:rPr>
            <w:rFonts w:ascii="NimbusRomNo9L-Regu" w:hAnsi="NimbusRomNo9L-Regu" w:cs="NimbusRomNo9L-Regu"/>
            <w:sz w:val="17"/>
            <w:szCs w:val="17"/>
          </w:rPr>
          <w:t xml:space="preserve">Added a proper </w:t>
        </w:r>
      </w:ins>
      <w:ins w:id="60" w:author="Matt" w:date="2014-08-25T20:44:00Z">
        <w:r w:rsidR="00986136">
          <w:rPr>
            <w:rFonts w:ascii="NimbusRomNo9L-Regu" w:hAnsi="NimbusRomNo9L-Regu" w:cs="NimbusRomNo9L-Regu"/>
            <w:sz w:val="17"/>
            <w:szCs w:val="17"/>
          </w:rPr>
          <w:t>reference and citation.</w:t>
        </w:r>
      </w:ins>
    </w:p>
    <w:p w14:paraId="583C8280" w14:textId="77777777" w:rsidR="00E07A56" w:rsidRDefault="00E07A56" w:rsidP="007705BC">
      <w:pPr>
        <w:autoSpaceDE w:val="0"/>
        <w:autoSpaceDN w:val="0"/>
        <w:adjustRightInd w:val="0"/>
        <w:spacing w:after="0" w:line="240" w:lineRule="auto"/>
        <w:rPr>
          <w:ins w:id="61" w:author="Matt" w:date="2014-08-25T20:29:00Z"/>
          <w:rFonts w:ascii="NimbusRomNo9L-Regu" w:hAnsi="NimbusRomNo9L-Regu" w:cs="NimbusRomNo9L-Regu"/>
          <w:sz w:val="17"/>
          <w:szCs w:val="17"/>
        </w:rPr>
      </w:pPr>
    </w:p>
    <w:p w14:paraId="2B03B746" w14:textId="77777777" w:rsidR="00E07A56" w:rsidRDefault="00E07A56" w:rsidP="007705BC">
      <w:pPr>
        <w:autoSpaceDE w:val="0"/>
        <w:autoSpaceDN w:val="0"/>
        <w:adjustRightInd w:val="0"/>
        <w:spacing w:after="0" w:line="240" w:lineRule="auto"/>
        <w:rPr>
          <w:ins w:id="62" w:author="Matt" w:date="2014-08-25T20:29:00Z"/>
          <w:rFonts w:ascii="NimbusRomNo9L-Regu" w:hAnsi="NimbusRomNo9L-Regu" w:cs="NimbusRomNo9L-Regu"/>
          <w:sz w:val="17"/>
          <w:szCs w:val="17"/>
        </w:rPr>
      </w:pPr>
    </w:p>
    <w:p w14:paraId="489AD4D1" w14:textId="77777777" w:rsidR="00E07A56" w:rsidRDefault="00E07A56" w:rsidP="007705B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17"/>
          <w:szCs w:val="17"/>
        </w:rPr>
      </w:pPr>
    </w:p>
    <w:p w14:paraId="767B900F" w14:textId="77777777" w:rsidR="007705BC" w:rsidRDefault="007705BC" w:rsidP="007705B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17"/>
          <w:szCs w:val="17"/>
        </w:rPr>
      </w:pPr>
    </w:p>
    <w:p w14:paraId="7D5296C4" w14:textId="77777777" w:rsidR="00AD1BF7" w:rsidRDefault="00AD1BF7" w:rsidP="00AD1BF7">
      <w:pPr>
        <w:autoSpaceDE w:val="0"/>
        <w:autoSpaceDN w:val="0"/>
        <w:adjustRightInd w:val="0"/>
        <w:spacing w:after="0" w:line="240" w:lineRule="auto"/>
        <w:rPr>
          <w:rFonts w:ascii="txtt" w:hAnsi="txtt" w:cs="txtt"/>
          <w:sz w:val="17"/>
          <w:szCs w:val="17"/>
        </w:rPr>
      </w:pPr>
      <w:r>
        <w:rPr>
          <w:rFonts w:ascii="NimbusRomNo9L-Medi" w:hAnsi="NimbusRomNo9L-Medi" w:cs="NimbusRomNo9L-Medi"/>
          <w:sz w:val="17"/>
          <w:szCs w:val="17"/>
        </w:rPr>
        <w:t xml:space="preserve">Fig. 1.4 </w:t>
      </w:r>
      <w:r>
        <w:rPr>
          <w:rFonts w:ascii="NimbusRomNo9L-Regu" w:hAnsi="NimbusRomNo9L-Regu" w:cs="NimbusRomNo9L-Regu"/>
          <w:sz w:val="17"/>
          <w:szCs w:val="17"/>
        </w:rPr>
        <w:t xml:space="preserve">Oil prices and production. **** Recreate this graph from our own data? </w:t>
      </w:r>
      <w:bookmarkStart w:id="63" w:name="OLE_LINK8"/>
      <w:bookmarkStart w:id="64" w:name="OLE_LINK9"/>
      <w:r>
        <w:rPr>
          <w:rFonts w:ascii="txtt" w:hAnsi="txtt" w:cs="txtt"/>
          <w:sz w:val="17"/>
          <w:szCs w:val="17"/>
        </w:rPr>
        <w:t>http://www.</w:t>
      </w:r>
    </w:p>
    <w:p w14:paraId="646EDF34" w14:textId="77777777" w:rsidR="007705BC" w:rsidRDefault="00AD1BF7" w:rsidP="00AD1BF7">
      <w:pPr>
        <w:autoSpaceDE w:val="0"/>
        <w:autoSpaceDN w:val="0"/>
        <w:adjustRightInd w:val="0"/>
        <w:spacing w:after="0" w:line="240" w:lineRule="auto"/>
        <w:rPr>
          <w:ins w:id="65" w:author="Matt" w:date="2014-08-25T20:46:00Z"/>
          <w:rFonts w:ascii="txtt" w:hAnsi="txtt" w:cs="txtt"/>
          <w:sz w:val="17"/>
          <w:szCs w:val="17"/>
        </w:rPr>
      </w:pPr>
      <w:r>
        <w:rPr>
          <w:rFonts w:ascii="txtt" w:hAnsi="txtt" w:cs="txtt"/>
          <w:sz w:val="17"/>
          <w:szCs w:val="17"/>
        </w:rPr>
        <w:t>theoildrum.com/node/8162</w:t>
      </w:r>
      <w:bookmarkEnd w:id="63"/>
      <w:bookmarkEnd w:id="64"/>
      <w:r>
        <w:rPr>
          <w:rFonts w:ascii="txtt" w:hAnsi="txtt" w:cs="txtt"/>
          <w:sz w:val="17"/>
          <w:szCs w:val="17"/>
        </w:rPr>
        <w:t xml:space="preserve">  &lt;&lt;probably best to use  oil alone.</w:t>
      </w:r>
      <w:r w:rsidR="00B95A7A">
        <w:rPr>
          <w:rFonts w:ascii="txtt" w:hAnsi="txtt" w:cs="txtt"/>
          <w:sz w:val="17"/>
          <w:szCs w:val="17"/>
        </w:rPr>
        <w:t xml:space="preserve">(not condensate) </w:t>
      </w:r>
      <w:r>
        <w:rPr>
          <w:rFonts w:ascii="txtt" w:hAnsi="txtt" w:cs="txtt"/>
          <w:sz w:val="17"/>
          <w:szCs w:val="17"/>
        </w:rPr>
        <w:t xml:space="preserve">   I h</w:t>
      </w:r>
      <w:r w:rsidR="00B95A7A">
        <w:rPr>
          <w:rFonts w:ascii="txtt" w:hAnsi="txtt" w:cs="txtt"/>
          <w:sz w:val="17"/>
          <w:szCs w:val="17"/>
        </w:rPr>
        <w:t>a</w:t>
      </w:r>
      <w:r>
        <w:rPr>
          <w:rFonts w:ascii="txtt" w:hAnsi="txtt" w:cs="txtt"/>
          <w:sz w:val="17"/>
          <w:szCs w:val="17"/>
        </w:rPr>
        <w:t xml:space="preserve">ve sent out some in my Energy list Serve.  Best to get from </w:t>
      </w:r>
      <w:r w:rsidR="00B95A7A">
        <w:rPr>
          <w:rFonts w:ascii="txtt" w:hAnsi="txtt" w:cs="txtt"/>
          <w:sz w:val="17"/>
          <w:szCs w:val="17"/>
        </w:rPr>
        <w:t xml:space="preserve">Ron Patterson </w:t>
      </w:r>
      <w:r>
        <w:rPr>
          <w:rFonts w:ascii="txtt" w:hAnsi="txtt" w:cs="txtt"/>
          <w:sz w:val="17"/>
          <w:szCs w:val="17"/>
        </w:rPr>
        <w:t xml:space="preserve">in Texas  </w:t>
      </w:r>
    </w:p>
    <w:p w14:paraId="4FD87D62" w14:textId="77777777" w:rsidR="00A25E34" w:rsidRDefault="00A25E34" w:rsidP="00AD1BF7">
      <w:pPr>
        <w:autoSpaceDE w:val="0"/>
        <w:autoSpaceDN w:val="0"/>
        <w:adjustRightInd w:val="0"/>
        <w:spacing w:after="0" w:line="240" w:lineRule="auto"/>
        <w:rPr>
          <w:ins w:id="66" w:author="Matt" w:date="2014-08-25T20:46:00Z"/>
          <w:rFonts w:ascii="txtt" w:hAnsi="txtt" w:cs="txtt"/>
          <w:sz w:val="17"/>
          <w:szCs w:val="17"/>
        </w:rPr>
      </w:pPr>
    </w:p>
    <w:p w14:paraId="3F4F0399" w14:textId="3D802E7D" w:rsidR="00A25E34" w:rsidRDefault="00A25E34" w:rsidP="00AD1BF7">
      <w:pPr>
        <w:autoSpaceDE w:val="0"/>
        <w:autoSpaceDN w:val="0"/>
        <w:adjustRightInd w:val="0"/>
        <w:spacing w:after="0" w:line="240" w:lineRule="auto"/>
        <w:rPr>
          <w:ins w:id="67" w:author="Matt" w:date="2014-08-25T20:53:00Z"/>
          <w:rFonts w:ascii="txtt" w:hAnsi="txtt" w:cs="txtt"/>
          <w:sz w:val="17"/>
          <w:szCs w:val="17"/>
        </w:rPr>
      </w:pPr>
      <w:ins w:id="68" w:author="Matt" w:date="2014-08-25T20:46:00Z">
        <w:r>
          <w:rPr>
            <w:rFonts w:ascii="txtt" w:hAnsi="txtt" w:cs="txtt"/>
            <w:sz w:val="17"/>
            <w:szCs w:val="17"/>
          </w:rPr>
          <w:t xml:space="preserve">We will </w:t>
        </w:r>
      </w:ins>
      <w:ins w:id="69" w:author="Matt" w:date="2014-08-25T20:53:00Z">
        <w:r w:rsidR="00D430C4">
          <w:rPr>
            <w:rFonts w:ascii="txtt" w:hAnsi="txtt" w:cs="txtt"/>
            <w:sz w:val="17"/>
            <w:szCs w:val="17"/>
          </w:rPr>
          <w:t>use crude only when recreating this graph.</w:t>
        </w:r>
      </w:ins>
    </w:p>
    <w:p w14:paraId="0F2C9C98" w14:textId="77777777" w:rsidR="00D430C4" w:rsidRDefault="00D430C4" w:rsidP="00AD1BF7">
      <w:pPr>
        <w:autoSpaceDE w:val="0"/>
        <w:autoSpaceDN w:val="0"/>
        <w:adjustRightInd w:val="0"/>
        <w:spacing w:after="0" w:line="240" w:lineRule="auto"/>
        <w:rPr>
          <w:ins w:id="70" w:author="Matt" w:date="2014-08-25T20:53:00Z"/>
          <w:rFonts w:ascii="txtt" w:hAnsi="txtt" w:cs="txtt"/>
          <w:sz w:val="17"/>
          <w:szCs w:val="17"/>
        </w:rPr>
      </w:pPr>
    </w:p>
    <w:p w14:paraId="79843EE2" w14:textId="77777777" w:rsidR="00D430C4" w:rsidRDefault="00D430C4" w:rsidP="00AD1BF7">
      <w:pPr>
        <w:autoSpaceDE w:val="0"/>
        <w:autoSpaceDN w:val="0"/>
        <w:adjustRightInd w:val="0"/>
        <w:spacing w:after="0" w:line="240" w:lineRule="auto"/>
        <w:rPr>
          <w:ins w:id="71" w:author="Matt" w:date="2014-08-25T20:46:00Z"/>
          <w:rFonts w:ascii="txtt" w:hAnsi="txtt" w:cs="txtt"/>
          <w:sz w:val="17"/>
          <w:szCs w:val="17"/>
        </w:rPr>
      </w:pPr>
    </w:p>
    <w:p w14:paraId="5549ED1B" w14:textId="77777777" w:rsidR="00A25E34" w:rsidRDefault="00A25E34" w:rsidP="00AD1BF7">
      <w:pPr>
        <w:autoSpaceDE w:val="0"/>
        <w:autoSpaceDN w:val="0"/>
        <w:adjustRightInd w:val="0"/>
        <w:spacing w:after="0" w:line="240" w:lineRule="auto"/>
        <w:rPr>
          <w:rFonts w:ascii="txtt" w:hAnsi="txtt" w:cs="txtt"/>
          <w:sz w:val="17"/>
          <w:szCs w:val="17"/>
        </w:rPr>
      </w:pPr>
    </w:p>
    <w:p w14:paraId="0C75AD6D" w14:textId="77777777" w:rsidR="00B95A7A" w:rsidRDefault="00B95A7A" w:rsidP="00AD1BF7">
      <w:pPr>
        <w:autoSpaceDE w:val="0"/>
        <w:autoSpaceDN w:val="0"/>
        <w:adjustRightInd w:val="0"/>
        <w:spacing w:after="0" w:line="240" w:lineRule="auto"/>
        <w:rPr>
          <w:rFonts w:ascii="txtt" w:hAnsi="txtt" w:cs="txtt"/>
          <w:sz w:val="17"/>
          <w:szCs w:val="17"/>
        </w:rPr>
      </w:pPr>
      <w:r>
        <w:rPr>
          <w:rFonts w:ascii="txtt" w:hAnsi="txtt" w:cs="txtt"/>
          <w:sz w:val="17"/>
          <w:szCs w:val="17"/>
        </w:rPr>
        <w:t xml:space="preserve"> </w:t>
      </w:r>
    </w:p>
    <w:p w14:paraId="198AF8C8" w14:textId="77777777" w:rsidR="00B95A7A" w:rsidRDefault="00B95A7A" w:rsidP="00B95A7A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17"/>
          <w:szCs w:val="17"/>
        </w:rPr>
        <w:t xml:space="preserve">p. 9 </w:t>
      </w:r>
      <w:r>
        <w:rPr>
          <w:rFonts w:ascii="NimbusRomNo9L-Regu" w:hAnsi="NimbusRomNo9L-Regu" w:cs="NimbusRomNo9L-Regu"/>
          <w:sz w:val="20"/>
          <w:szCs w:val="20"/>
        </w:rPr>
        <w:t xml:space="preserve">But, in 1960  could worldwide the &lt;&lt;&lt;&lt;&lt;&lt;&lt;oil production rate have been increased by 20% in </w:t>
      </w:r>
    </w:p>
    <w:p w14:paraId="0376BD64" w14:textId="77777777" w:rsidR="00B95A7A" w:rsidRDefault="00B95A7A" w:rsidP="00B95A7A">
      <w:pPr>
        <w:autoSpaceDE w:val="0"/>
        <w:autoSpaceDN w:val="0"/>
        <w:adjustRightInd w:val="0"/>
        <w:spacing w:after="0" w:line="240" w:lineRule="auto"/>
        <w:rPr>
          <w:ins w:id="72" w:author="Matt" w:date="2014-08-25T21:05:00Z"/>
          <w:rFonts w:ascii="NimbusRomNo9L-Regu" w:hAnsi="NimbusRomNo9L-Regu" w:cs="NimbusRomNo9L-Regu"/>
          <w:sz w:val="20"/>
          <w:szCs w:val="20"/>
        </w:rPr>
      </w:pPr>
    </w:p>
    <w:p w14:paraId="42FBCFF8" w14:textId="77777777" w:rsidR="001E4037" w:rsidRDefault="001E4037" w:rsidP="00B95A7A">
      <w:pPr>
        <w:autoSpaceDE w:val="0"/>
        <w:autoSpaceDN w:val="0"/>
        <w:adjustRightInd w:val="0"/>
        <w:spacing w:after="0" w:line="240" w:lineRule="auto"/>
        <w:rPr>
          <w:ins w:id="73" w:author="Matt" w:date="2014-08-25T21:05:00Z"/>
          <w:rFonts w:ascii="NimbusRomNo9L-Regu" w:hAnsi="NimbusRomNo9L-Regu" w:cs="NimbusRomNo9L-Regu"/>
          <w:sz w:val="20"/>
          <w:szCs w:val="20"/>
        </w:rPr>
      </w:pPr>
    </w:p>
    <w:p w14:paraId="3BE0479F" w14:textId="7CC7C663" w:rsidR="001E4037" w:rsidRPr="001E4037" w:rsidRDefault="001E4037" w:rsidP="001E4037">
      <w:pPr>
        <w:rPr>
          <w:ins w:id="74" w:author="Matt" w:date="2014-08-25T21:05:00Z"/>
          <w:rFonts w:ascii="NimbusRomNo9L-Regu" w:hAnsi="NimbusRomNo9L-Regu" w:cs="NimbusRomNo9L-Regu"/>
          <w:sz w:val="20"/>
          <w:szCs w:val="20"/>
        </w:rPr>
      </w:pPr>
      <w:ins w:id="75" w:author="Matt" w:date="2014-08-25T21:05:00Z">
        <w:r>
          <w:rPr>
            <w:rFonts w:ascii="NimbusRomNo9L-Regu" w:hAnsi="NimbusRomNo9L-Regu" w:cs="NimbusRomNo9L-Regu"/>
            <w:sz w:val="20"/>
            <w:szCs w:val="20"/>
          </w:rPr>
          <w:t>Now changed to “</w:t>
        </w:r>
        <w:r w:rsidRPr="001E4037">
          <w:rPr>
            <w:rFonts w:ascii="NimbusRomNo9L-Regu" w:hAnsi="NimbusRomNo9L-Regu" w:cs="NimbusRomNo9L-Regu"/>
            <w:sz w:val="20"/>
            <w:szCs w:val="20"/>
          </w:rPr>
          <w:t xml:space="preserve">But, in 1960 could the oil production rate have been increased </w:t>
        </w:r>
        <w:r>
          <w:rPr>
            <w:rFonts w:ascii="NimbusRomNo9L-Regu" w:hAnsi="NimbusRomNo9L-Regu" w:cs="NimbusRomNo9L-Regu"/>
            <w:sz w:val="20"/>
            <w:szCs w:val="20"/>
          </w:rPr>
          <w:t>…”</w:t>
        </w:r>
      </w:ins>
    </w:p>
    <w:p w14:paraId="51FEB2C7" w14:textId="780B9C4A" w:rsidR="001E4037" w:rsidRDefault="001E4037" w:rsidP="00B95A7A">
      <w:pPr>
        <w:autoSpaceDE w:val="0"/>
        <w:autoSpaceDN w:val="0"/>
        <w:adjustRightInd w:val="0"/>
        <w:spacing w:after="0" w:line="240" w:lineRule="auto"/>
        <w:rPr>
          <w:ins w:id="76" w:author="Matt" w:date="2014-08-25T21:05:00Z"/>
          <w:rFonts w:ascii="NimbusRomNo9L-Regu" w:hAnsi="NimbusRomNo9L-Regu" w:cs="NimbusRomNo9L-Regu"/>
          <w:sz w:val="20"/>
          <w:szCs w:val="20"/>
        </w:rPr>
      </w:pPr>
    </w:p>
    <w:p w14:paraId="5A955224" w14:textId="77777777" w:rsidR="001E4037" w:rsidRDefault="001E4037" w:rsidP="00B95A7A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7D4C69A9" w14:textId="77777777" w:rsidR="00B95A7A" w:rsidRDefault="00B95A7A" w:rsidP="00B95A7A">
      <w:pPr>
        <w:autoSpaceDE w:val="0"/>
        <w:autoSpaceDN w:val="0"/>
        <w:adjustRightInd w:val="0"/>
        <w:spacing w:after="0" w:line="240" w:lineRule="auto"/>
        <w:rPr>
          <w:ins w:id="77" w:author="Matt" w:date="2014-08-25T21:05:00Z"/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p. 10 In these circumstances, oil supply is said to be very </w:t>
      </w:r>
      <w:r>
        <w:rPr>
          <w:rFonts w:ascii="NimbusRomNo9L-ReguItal" w:hAnsi="NimbusRomNo9L-ReguItal" w:cs="NimbusRomNo9L-ReguItal"/>
          <w:sz w:val="20"/>
          <w:szCs w:val="20"/>
        </w:rPr>
        <w:t xml:space="preserve">inelastic  (unresponsive)  &lt;&lt;&lt; </w:t>
      </w:r>
      <w:r>
        <w:rPr>
          <w:rFonts w:ascii="NimbusRomNo9L-Regu" w:hAnsi="NimbusRomNo9L-Regu" w:cs="NimbusRomNo9L-Regu"/>
          <w:sz w:val="20"/>
          <w:szCs w:val="20"/>
        </w:rPr>
        <w:t>to price.</w:t>
      </w:r>
    </w:p>
    <w:p w14:paraId="1F4C0A0B" w14:textId="77777777" w:rsidR="009F52B8" w:rsidRDefault="009F52B8" w:rsidP="00B95A7A">
      <w:pPr>
        <w:autoSpaceDE w:val="0"/>
        <w:autoSpaceDN w:val="0"/>
        <w:adjustRightInd w:val="0"/>
        <w:spacing w:after="0" w:line="240" w:lineRule="auto"/>
        <w:rPr>
          <w:ins w:id="78" w:author="Matt" w:date="2014-08-25T21:05:00Z"/>
          <w:rFonts w:ascii="NimbusRomNo9L-Regu" w:hAnsi="NimbusRomNo9L-Regu" w:cs="NimbusRomNo9L-Regu"/>
          <w:sz w:val="20"/>
          <w:szCs w:val="20"/>
        </w:rPr>
      </w:pPr>
    </w:p>
    <w:p w14:paraId="4586A59C" w14:textId="77777777" w:rsidR="009F52B8" w:rsidRPr="009F52B8" w:rsidRDefault="009F52B8" w:rsidP="009F52B8">
      <w:pPr>
        <w:autoSpaceDE w:val="0"/>
        <w:autoSpaceDN w:val="0"/>
        <w:adjustRightInd w:val="0"/>
        <w:spacing w:after="0" w:line="240" w:lineRule="auto"/>
        <w:rPr>
          <w:ins w:id="79" w:author="Matt" w:date="2014-08-25T21:06:00Z"/>
          <w:rFonts w:ascii="NimbusRomNo9L-Regu" w:hAnsi="NimbusRomNo9L-Regu" w:cs="NimbusRomNo9L-Regu"/>
          <w:sz w:val="20"/>
          <w:szCs w:val="20"/>
        </w:rPr>
      </w:pPr>
      <w:ins w:id="80" w:author="Matt" w:date="2014-08-25T21:06:00Z">
        <w:r>
          <w:rPr>
            <w:rFonts w:ascii="NimbusRomNo9L-Regu" w:hAnsi="NimbusRomNo9L-Regu" w:cs="NimbusRomNo9L-Regu"/>
            <w:sz w:val="20"/>
            <w:szCs w:val="20"/>
          </w:rPr>
          <w:t>Changed to “</w:t>
        </w:r>
        <w:r w:rsidRPr="009F52B8">
          <w:rPr>
            <w:rFonts w:ascii="NimbusRomNo9L-Regu" w:hAnsi="NimbusRomNo9L-Regu" w:cs="NimbusRomNo9L-Regu"/>
            <w:sz w:val="20"/>
            <w:szCs w:val="20"/>
          </w:rPr>
          <w:t xml:space="preserve">In these circumstances, </w:t>
        </w:r>
      </w:ins>
    </w:p>
    <w:p w14:paraId="598C3600" w14:textId="2CF53143" w:rsidR="009F52B8" w:rsidRPr="009F52B8" w:rsidRDefault="009F52B8" w:rsidP="009F52B8">
      <w:pPr>
        <w:autoSpaceDE w:val="0"/>
        <w:autoSpaceDN w:val="0"/>
        <w:adjustRightInd w:val="0"/>
        <w:spacing w:after="0" w:line="240" w:lineRule="auto"/>
        <w:rPr>
          <w:ins w:id="81" w:author="Matt" w:date="2014-08-25T21:06:00Z"/>
          <w:rFonts w:ascii="NimbusRomNo9L-Regu" w:hAnsi="NimbusRomNo9L-Regu" w:cs="NimbusRomNo9L-Regu"/>
          <w:sz w:val="20"/>
          <w:szCs w:val="20"/>
        </w:rPr>
      </w:pPr>
      <w:ins w:id="82" w:author="Matt" w:date="2014-08-25T21:06:00Z">
        <w:r w:rsidRPr="009F52B8">
          <w:rPr>
            <w:rFonts w:ascii="NimbusRomNo9L-Regu" w:hAnsi="NimbusRomNo9L-Regu" w:cs="NimbusRomNo9L-Regu"/>
            <w:sz w:val="20"/>
            <w:szCs w:val="20"/>
          </w:rPr>
          <w:t xml:space="preserve">oil supply is </w:t>
        </w:r>
        <w:r>
          <w:rPr>
            <w:rFonts w:ascii="NimbusRomNo9L-Regu" w:hAnsi="NimbusRomNo9L-Regu" w:cs="NimbusRomNo9L-Regu"/>
            <w:sz w:val="20"/>
            <w:szCs w:val="20"/>
          </w:rPr>
          <w:t>said to be very inelastic</w:t>
        </w:r>
        <w:r w:rsidRPr="009F52B8">
          <w:rPr>
            <w:rFonts w:ascii="NimbusRomNo9L-Regu" w:hAnsi="NimbusRomNo9L-Regu" w:cs="NimbusRomNo9L-Regu"/>
            <w:sz w:val="20"/>
            <w:szCs w:val="20"/>
          </w:rPr>
          <w:t xml:space="preserve"> (unresponsive) to price.</w:t>
        </w:r>
        <w:r>
          <w:rPr>
            <w:rFonts w:ascii="NimbusRomNo9L-Regu" w:hAnsi="NimbusRomNo9L-Regu" w:cs="NimbusRomNo9L-Regu"/>
            <w:sz w:val="20"/>
            <w:szCs w:val="20"/>
          </w:rPr>
          <w:t>”</w:t>
        </w:r>
      </w:ins>
    </w:p>
    <w:p w14:paraId="432A0E34" w14:textId="1B5F8DAE" w:rsidR="009F52B8" w:rsidRDefault="009F52B8" w:rsidP="00B95A7A">
      <w:pPr>
        <w:autoSpaceDE w:val="0"/>
        <w:autoSpaceDN w:val="0"/>
        <w:adjustRightInd w:val="0"/>
        <w:spacing w:after="0" w:line="240" w:lineRule="auto"/>
        <w:rPr>
          <w:ins w:id="83" w:author="Matt" w:date="2014-08-25T21:05:00Z"/>
          <w:rFonts w:ascii="NimbusRomNo9L-Regu" w:hAnsi="NimbusRomNo9L-Regu" w:cs="NimbusRomNo9L-Regu"/>
          <w:sz w:val="20"/>
          <w:szCs w:val="20"/>
        </w:rPr>
      </w:pPr>
    </w:p>
    <w:p w14:paraId="3F6FC24C" w14:textId="77777777" w:rsidR="009F52B8" w:rsidRDefault="009F52B8" w:rsidP="00B95A7A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777E6B68" w14:textId="77777777" w:rsidR="00D03E3A" w:rsidRDefault="00D03E3A" w:rsidP="00B95A7A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47EB6E17" w14:textId="77777777" w:rsidR="00D03E3A" w:rsidRDefault="00D03E3A" w:rsidP="00D03E3A">
      <w:pPr>
        <w:autoSpaceDE w:val="0"/>
        <w:autoSpaceDN w:val="0"/>
        <w:adjustRightInd w:val="0"/>
        <w:spacing w:after="0" w:line="240" w:lineRule="auto"/>
        <w:rPr>
          <w:ins w:id="84" w:author="Matt" w:date="2014-08-25T21:08:00Z"/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p.11 .</w:t>
      </w:r>
      <w:r w:rsidRPr="00D03E3A">
        <w:rPr>
          <w:rFonts w:ascii="NimbusRomNo9L-Regu" w:hAnsi="NimbusRomNo9L-Regu" w:cs="NimbusRomNo9L-Regu"/>
          <w:sz w:val="20"/>
          <w:szCs w:val="20"/>
        </w:rPr>
        <w:t xml:space="preserve"> </w:t>
      </w:r>
      <w:r>
        <w:rPr>
          <w:rFonts w:ascii="NimbusRomNo9L-Regu" w:hAnsi="NimbusRomNo9L-Regu" w:cs="NimbusRomNo9L-Regu"/>
          <w:sz w:val="20"/>
          <w:szCs w:val="20"/>
        </w:rPr>
        <w:t>For oil only, Murphy and Hall found that the oil cost share threshold that correlates with US recessions is about 5.5%.[14]   Not Murphy and Hall   but Hamilton is source….</w:t>
      </w:r>
    </w:p>
    <w:p w14:paraId="25E1F7E4" w14:textId="77777777" w:rsidR="00BC5E91" w:rsidRDefault="00BC5E91" w:rsidP="00D03E3A">
      <w:pPr>
        <w:autoSpaceDE w:val="0"/>
        <w:autoSpaceDN w:val="0"/>
        <w:adjustRightInd w:val="0"/>
        <w:spacing w:after="0" w:line="240" w:lineRule="auto"/>
        <w:rPr>
          <w:ins w:id="85" w:author="Matt" w:date="2014-08-25T21:08:00Z"/>
          <w:rFonts w:ascii="NimbusRomNo9L-Regu" w:hAnsi="NimbusRomNo9L-Regu" w:cs="NimbusRomNo9L-Regu"/>
          <w:sz w:val="20"/>
          <w:szCs w:val="20"/>
        </w:rPr>
      </w:pPr>
    </w:p>
    <w:p w14:paraId="68EFB9E5" w14:textId="0B57F5E8" w:rsidR="00BC5E91" w:rsidRDefault="00BC5E91" w:rsidP="00D03E3A">
      <w:pPr>
        <w:autoSpaceDE w:val="0"/>
        <w:autoSpaceDN w:val="0"/>
        <w:adjustRightInd w:val="0"/>
        <w:spacing w:after="0" w:line="240" w:lineRule="auto"/>
        <w:rPr>
          <w:ins w:id="86" w:author="Matt" w:date="2014-08-25T21:10:00Z"/>
          <w:rFonts w:ascii="NimbusRomNo9L-Regu" w:hAnsi="NimbusRomNo9L-Regu" w:cs="NimbusRomNo9L-Regu"/>
          <w:sz w:val="20"/>
          <w:szCs w:val="20"/>
        </w:rPr>
      </w:pPr>
      <w:ins w:id="87" w:author="Matt" w:date="2014-08-25T21:08:00Z">
        <w:r>
          <w:rPr>
            <w:rFonts w:ascii="NimbusRomNo9L-Regu" w:hAnsi="NimbusRomNo9L-Regu" w:cs="NimbusRomNo9L-Regu"/>
            <w:sz w:val="20"/>
            <w:szCs w:val="20"/>
          </w:rPr>
          <w:t xml:space="preserve">The above comment is unclear. </w:t>
        </w:r>
        <w:r w:rsidR="007839FD">
          <w:rPr>
            <w:rFonts w:ascii="NimbusRomNo9L-Regu" w:hAnsi="NimbusRomNo9L-Regu" w:cs="NimbusRomNo9L-Regu"/>
            <w:sz w:val="20"/>
            <w:szCs w:val="20"/>
          </w:rPr>
          <w:t xml:space="preserve">Reference [14] is Murphy and Hall. </w:t>
        </w:r>
        <w:r>
          <w:rPr>
            <w:rFonts w:ascii="NimbusRomNo9L-Regu" w:hAnsi="NimbusRomNo9L-Regu" w:cs="NimbusRomNo9L-Regu"/>
            <w:sz w:val="20"/>
            <w:szCs w:val="20"/>
          </w:rPr>
          <w:t xml:space="preserve">Murphy and Hall </w:t>
        </w:r>
        <w:r w:rsidR="007839FD">
          <w:rPr>
            <w:rFonts w:ascii="NimbusRomNo9L-Regu" w:hAnsi="NimbusRomNo9L-Regu" w:cs="NimbusRomNo9L-Regu"/>
            <w:sz w:val="20"/>
            <w:szCs w:val="20"/>
          </w:rPr>
          <w:t xml:space="preserve">[14] </w:t>
        </w:r>
      </w:ins>
      <w:ins w:id="88" w:author="Matt" w:date="2014-08-25T21:11:00Z">
        <w:r w:rsidR="00DC19F3">
          <w:rPr>
            <w:rFonts w:ascii="NimbusRomNo9L-Regu" w:hAnsi="NimbusRomNo9L-Regu" w:cs="NimbusRomNo9L-Regu"/>
            <w:sz w:val="20"/>
            <w:szCs w:val="20"/>
          </w:rPr>
          <w:t>do</w:t>
        </w:r>
      </w:ins>
      <w:ins w:id="89" w:author="Matt" w:date="2014-08-25T21:08:00Z">
        <w:r>
          <w:rPr>
            <w:rFonts w:ascii="NimbusRomNo9L-Regu" w:hAnsi="NimbusRomNo9L-Regu" w:cs="NimbusRomNo9L-Regu"/>
            <w:sz w:val="20"/>
            <w:szCs w:val="20"/>
          </w:rPr>
          <w:t xml:space="preserve"> not reference Hamilton.</w:t>
        </w:r>
      </w:ins>
      <w:ins w:id="90" w:author="Matt" w:date="2014-08-25T21:10:00Z">
        <w:r w:rsidR="00BA7E1B">
          <w:rPr>
            <w:rFonts w:ascii="NimbusRomNo9L-Regu" w:hAnsi="NimbusRomNo9L-Regu" w:cs="NimbusRomNo9L-Regu"/>
            <w:sz w:val="20"/>
            <w:szCs w:val="20"/>
          </w:rPr>
          <w:t xml:space="preserve"> Murphy and Hall </w:t>
        </w:r>
      </w:ins>
      <w:ins w:id="91" w:author="Matt" w:date="2014-08-25T21:12:00Z">
        <w:r w:rsidR="007646FB">
          <w:rPr>
            <w:rFonts w:ascii="NimbusRomNo9L-Regu" w:hAnsi="NimbusRomNo9L-Regu" w:cs="NimbusRomNo9L-Regu"/>
            <w:sz w:val="20"/>
            <w:szCs w:val="20"/>
          </w:rPr>
          <w:t>[14] has</w:t>
        </w:r>
      </w:ins>
      <w:ins w:id="92" w:author="Matt" w:date="2014-08-25T21:10:00Z">
        <w:r w:rsidR="00BA7E1B"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93" w:author="Matt" w:date="2014-08-25T21:12:00Z">
        <w:r w:rsidR="00035C5D">
          <w:rPr>
            <w:rFonts w:ascii="NimbusRomNo9L-Regu" w:hAnsi="NimbusRomNo9L-Regu" w:cs="NimbusRomNo9L-Regu"/>
            <w:sz w:val="20"/>
            <w:szCs w:val="20"/>
          </w:rPr>
          <w:t>the following</w:t>
        </w:r>
      </w:ins>
      <w:ins w:id="94" w:author="Matt" w:date="2014-08-25T21:10:00Z">
        <w:r w:rsidR="00BA7E1B">
          <w:rPr>
            <w:rFonts w:ascii="NimbusRomNo9L-Regu" w:hAnsi="NimbusRomNo9L-Regu" w:cs="NimbusRomNo9L-Regu"/>
            <w:sz w:val="20"/>
            <w:szCs w:val="20"/>
          </w:rPr>
          <w:t xml:space="preserve"> figure:</w:t>
        </w:r>
      </w:ins>
    </w:p>
    <w:p w14:paraId="30A2BF45" w14:textId="0687FFE1" w:rsidR="00BA7E1B" w:rsidRDefault="00BA7E1B" w:rsidP="00D03E3A">
      <w:pPr>
        <w:autoSpaceDE w:val="0"/>
        <w:autoSpaceDN w:val="0"/>
        <w:adjustRightInd w:val="0"/>
        <w:spacing w:after="0" w:line="240" w:lineRule="auto"/>
        <w:rPr>
          <w:ins w:id="95" w:author="Matt" w:date="2014-08-25T21:10:00Z"/>
          <w:rFonts w:ascii="NimbusRomNo9L-Regu" w:hAnsi="NimbusRomNo9L-Regu" w:cs="NimbusRomNo9L-Regu"/>
          <w:sz w:val="20"/>
          <w:szCs w:val="20"/>
        </w:rPr>
      </w:pPr>
      <w:ins w:id="96" w:author="Matt" w:date="2014-08-25T21:10:00Z">
        <w:r>
          <w:rPr>
            <w:rFonts w:ascii="NimbusRomNo9L-Regu" w:hAnsi="NimbusRomNo9L-Regu" w:cs="NimbusRomNo9L-Regu"/>
            <w:noProof/>
            <w:sz w:val="20"/>
            <w:szCs w:val="20"/>
          </w:rPr>
          <w:drawing>
            <wp:inline distT="0" distB="0" distL="0" distR="0" wp14:anchorId="3984EF51" wp14:editId="0DFEBB7D">
              <wp:extent cx="5943600" cy="3322332"/>
              <wp:effectExtent l="0" t="0" r="0" b="5080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3600" cy="332233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0043101E" w14:textId="77777777" w:rsidR="00BA7E1B" w:rsidRDefault="00BA7E1B" w:rsidP="00D03E3A">
      <w:pPr>
        <w:autoSpaceDE w:val="0"/>
        <w:autoSpaceDN w:val="0"/>
        <w:adjustRightInd w:val="0"/>
        <w:spacing w:after="0" w:line="240" w:lineRule="auto"/>
        <w:rPr>
          <w:ins w:id="97" w:author="Matt" w:date="2014-08-25T21:10:00Z"/>
          <w:rFonts w:ascii="NimbusRomNo9L-Regu" w:hAnsi="NimbusRomNo9L-Regu" w:cs="NimbusRomNo9L-Regu"/>
          <w:sz w:val="20"/>
          <w:szCs w:val="20"/>
        </w:rPr>
      </w:pPr>
    </w:p>
    <w:p w14:paraId="006B6815" w14:textId="7F371C3B" w:rsidR="00BA7E1B" w:rsidRDefault="00BA7E1B" w:rsidP="00D03E3A">
      <w:pPr>
        <w:autoSpaceDE w:val="0"/>
        <w:autoSpaceDN w:val="0"/>
        <w:adjustRightInd w:val="0"/>
        <w:spacing w:after="0" w:line="240" w:lineRule="auto"/>
        <w:rPr>
          <w:ins w:id="98" w:author="Matt" w:date="2014-08-25T21:10:00Z"/>
          <w:rFonts w:ascii="NimbusRomNo9L-Regu" w:hAnsi="NimbusRomNo9L-Regu" w:cs="NimbusRomNo9L-Regu"/>
          <w:sz w:val="20"/>
          <w:szCs w:val="20"/>
        </w:rPr>
      </w:pPr>
      <w:ins w:id="99" w:author="Matt" w:date="2014-08-25T21:10:00Z">
        <w:r>
          <w:rPr>
            <w:rFonts w:ascii="NimbusRomNo9L-Regu" w:hAnsi="NimbusRomNo9L-Regu" w:cs="NimbusRomNo9L-Regu"/>
            <w:sz w:val="20"/>
            <w:szCs w:val="20"/>
          </w:rPr>
          <w:t>which clearly shows the 5.5% cost share threshold.</w:t>
        </w:r>
      </w:ins>
    </w:p>
    <w:p w14:paraId="7C7E6185" w14:textId="77777777" w:rsidR="00F16ECA" w:rsidRDefault="00F16ECA" w:rsidP="00D03E3A">
      <w:pPr>
        <w:autoSpaceDE w:val="0"/>
        <w:autoSpaceDN w:val="0"/>
        <w:adjustRightInd w:val="0"/>
        <w:spacing w:after="0" w:line="240" w:lineRule="auto"/>
        <w:rPr>
          <w:ins w:id="100" w:author="Matt" w:date="2014-08-25T21:10:00Z"/>
          <w:rFonts w:ascii="NimbusRomNo9L-Regu" w:hAnsi="NimbusRomNo9L-Regu" w:cs="NimbusRomNo9L-Regu"/>
          <w:sz w:val="20"/>
          <w:szCs w:val="20"/>
        </w:rPr>
      </w:pPr>
    </w:p>
    <w:p w14:paraId="17701558" w14:textId="41EF8558" w:rsidR="00F16ECA" w:rsidRDefault="00F16ECA" w:rsidP="00D03E3A">
      <w:pPr>
        <w:autoSpaceDE w:val="0"/>
        <w:autoSpaceDN w:val="0"/>
        <w:adjustRightInd w:val="0"/>
        <w:spacing w:after="0" w:line="240" w:lineRule="auto"/>
        <w:rPr>
          <w:ins w:id="101" w:author="Matt" w:date="2014-08-25T21:08:00Z"/>
          <w:rFonts w:ascii="NimbusRomNo9L-Regu" w:hAnsi="NimbusRomNo9L-Regu" w:cs="NimbusRomNo9L-Regu"/>
          <w:sz w:val="20"/>
          <w:szCs w:val="20"/>
        </w:rPr>
      </w:pPr>
      <w:ins w:id="102" w:author="Matt" w:date="2014-08-25T21:10:00Z">
        <w:r>
          <w:rPr>
            <w:rFonts w:ascii="NimbusRomNo9L-Regu" w:hAnsi="NimbusRomNo9L-Regu" w:cs="NimbusRomNo9L-Regu"/>
            <w:sz w:val="20"/>
            <w:szCs w:val="20"/>
          </w:rPr>
          <w:t>Perhaps Charlie can expound a bit on the comment above.</w:t>
        </w:r>
      </w:ins>
    </w:p>
    <w:p w14:paraId="4FBB7EC0" w14:textId="77777777" w:rsidR="00BC5E91" w:rsidRDefault="00BC5E91" w:rsidP="00D03E3A">
      <w:pPr>
        <w:autoSpaceDE w:val="0"/>
        <w:autoSpaceDN w:val="0"/>
        <w:adjustRightInd w:val="0"/>
        <w:spacing w:after="0" w:line="240" w:lineRule="auto"/>
        <w:rPr>
          <w:ins w:id="103" w:author="Matt" w:date="2014-08-25T21:08:00Z"/>
          <w:rFonts w:ascii="NimbusRomNo9L-Regu" w:hAnsi="NimbusRomNo9L-Regu" w:cs="NimbusRomNo9L-Regu"/>
          <w:sz w:val="20"/>
          <w:szCs w:val="20"/>
        </w:rPr>
      </w:pPr>
    </w:p>
    <w:p w14:paraId="66FA6F8D" w14:textId="77777777" w:rsidR="00BC5E91" w:rsidRDefault="00BC5E91" w:rsidP="00D03E3A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2DEB4531" w14:textId="77777777" w:rsidR="00D03E3A" w:rsidRDefault="00400053" w:rsidP="00D03E3A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Low cost share.  </w:t>
      </w:r>
      <w:bookmarkStart w:id="104" w:name="OLE_LINK10"/>
      <w:bookmarkStart w:id="105" w:name="OLE_LINK11"/>
      <w:r>
        <w:rPr>
          <w:rFonts w:ascii="NimbusRomNo9L-Regu" w:hAnsi="NimbusRomNo9L-Regu" w:cs="NimbusRomNo9L-Regu"/>
          <w:sz w:val="20"/>
          <w:szCs w:val="20"/>
        </w:rPr>
        <w:t xml:space="preserve">Ironically, economists assign low importance to energy because of its cheap price, when its cheap price that has allowed our economy to be able to afford to be so productive. </w:t>
      </w:r>
    </w:p>
    <w:p w14:paraId="21D63FB4" w14:textId="77777777" w:rsidR="009354D9" w:rsidRDefault="009354D9" w:rsidP="009354D9">
      <w:pPr>
        <w:autoSpaceDE w:val="0"/>
        <w:autoSpaceDN w:val="0"/>
        <w:adjustRightInd w:val="0"/>
        <w:spacing w:after="0" w:line="240" w:lineRule="auto"/>
        <w:rPr>
          <w:ins w:id="106" w:author="Matt" w:date="2014-08-25T21:24:00Z"/>
          <w:rFonts w:ascii="NimbusRomNo9L-Regu" w:hAnsi="NimbusRomNo9L-Regu" w:cs="NimbusRomNo9L-Regu"/>
          <w:sz w:val="20"/>
          <w:szCs w:val="20"/>
        </w:rPr>
      </w:pPr>
    </w:p>
    <w:p w14:paraId="5E0451B4" w14:textId="442CF397" w:rsidR="009354D9" w:rsidRDefault="00FE673A" w:rsidP="009354D9">
      <w:pPr>
        <w:autoSpaceDE w:val="0"/>
        <w:autoSpaceDN w:val="0"/>
        <w:adjustRightInd w:val="0"/>
        <w:spacing w:after="0" w:line="240" w:lineRule="auto"/>
        <w:rPr>
          <w:ins w:id="107" w:author="Matt" w:date="2014-08-25T21:28:00Z"/>
          <w:rFonts w:ascii="NimbusRomNo9L-Regu" w:hAnsi="NimbusRomNo9L-Regu" w:cs="NimbusRomNo9L-Regu"/>
          <w:sz w:val="20"/>
          <w:szCs w:val="20"/>
        </w:rPr>
      </w:pPr>
      <w:ins w:id="108" w:author="Matt" w:date="2014-08-25T21:28:00Z">
        <w:r>
          <w:rPr>
            <w:rFonts w:ascii="NimbusRomNo9L-Regu" w:hAnsi="NimbusRomNo9L-Regu" w:cs="NimbusRomNo9L-Regu"/>
            <w:sz w:val="20"/>
            <w:szCs w:val="20"/>
          </w:rPr>
          <w:t xml:space="preserve">Good point about irony. </w:t>
        </w:r>
      </w:ins>
      <w:ins w:id="109" w:author="Matt" w:date="2014-08-25T21:27:00Z">
        <w:r>
          <w:rPr>
            <w:rFonts w:ascii="NimbusRomNo9L-Regu" w:hAnsi="NimbusRomNo9L-Regu" w:cs="NimbusRomNo9L-Regu"/>
            <w:sz w:val="20"/>
            <w:szCs w:val="20"/>
          </w:rPr>
          <w:t xml:space="preserve">A sentence has been added </w:t>
        </w:r>
      </w:ins>
      <w:ins w:id="110" w:author="Matt" w:date="2014-08-25T21:28:00Z">
        <w:r>
          <w:rPr>
            <w:rFonts w:ascii="NimbusRomNo9L-Regu" w:hAnsi="NimbusRomNo9L-Regu" w:cs="NimbusRomNo9L-Regu"/>
            <w:sz w:val="20"/>
            <w:szCs w:val="20"/>
          </w:rPr>
          <w:t>here to indicate the irony. This paragraph now reads:</w:t>
        </w:r>
      </w:ins>
    </w:p>
    <w:p w14:paraId="780A74BA" w14:textId="77777777" w:rsidR="00FE673A" w:rsidRDefault="00FE673A" w:rsidP="009354D9">
      <w:pPr>
        <w:autoSpaceDE w:val="0"/>
        <w:autoSpaceDN w:val="0"/>
        <w:adjustRightInd w:val="0"/>
        <w:spacing w:after="0" w:line="240" w:lineRule="auto"/>
        <w:rPr>
          <w:ins w:id="111" w:author="Matt" w:date="2014-08-25T21:28:00Z"/>
          <w:rFonts w:ascii="NimbusRomNo9L-Regu" w:hAnsi="NimbusRomNo9L-Regu" w:cs="NimbusRomNo9L-Regu"/>
          <w:sz w:val="20"/>
          <w:szCs w:val="20"/>
        </w:rPr>
      </w:pPr>
    </w:p>
    <w:p w14:paraId="29F2BE75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112" w:author="Matt" w:date="2014-08-25T21:28:00Z"/>
          <w:rFonts w:ascii="NimbusRomNo9L-Regu" w:hAnsi="NimbusRomNo9L-Regu" w:cs="NimbusRomNo9L-Regu"/>
          <w:sz w:val="20"/>
          <w:szCs w:val="20"/>
        </w:rPr>
      </w:pPr>
      <w:ins w:id="113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This may be somewhat surprising in light of mainstream economic theory, </w:t>
        </w:r>
      </w:ins>
    </w:p>
    <w:p w14:paraId="60816771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114" w:author="Matt" w:date="2014-08-25T21:28:00Z"/>
          <w:rFonts w:ascii="NimbusRomNo9L-Regu" w:hAnsi="NimbusRomNo9L-Regu" w:cs="NimbusRomNo9L-Regu"/>
          <w:sz w:val="20"/>
          <w:szCs w:val="20"/>
        </w:rPr>
      </w:pPr>
      <w:ins w:id="115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which ascribes economic importance </w:t>
        </w:r>
      </w:ins>
    </w:p>
    <w:p w14:paraId="5F6A4B31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116" w:author="Matt" w:date="2014-08-25T21:28:00Z"/>
          <w:rFonts w:ascii="NimbusRomNo9L-Regu" w:hAnsi="NimbusRomNo9L-Regu" w:cs="NimbusRomNo9L-Regu"/>
          <w:sz w:val="20"/>
          <w:szCs w:val="20"/>
        </w:rPr>
      </w:pPr>
      <w:ins w:id="117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based on financial cost share, </w:t>
        </w:r>
      </w:ins>
    </w:p>
    <w:p w14:paraId="0BD37B48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118" w:author="Matt" w:date="2014-08-25T21:28:00Z"/>
          <w:rFonts w:ascii="NimbusRomNo9L-Regu" w:hAnsi="NimbusRomNo9L-Regu" w:cs="NimbusRomNo9L-Regu"/>
          <w:sz w:val="20"/>
          <w:szCs w:val="20"/>
        </w:rPr>
      </w:pPr>
      <w:ins w:id="119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not biophysical factors. </w:t>
        </w:r>
      </w:ins>
    </w:p>
    <w:p w14:paraId="4B2D42E3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120" w:author="Matt" w:date="2014-08-25T21:28:00Z"/>
          <w:rFonts w:ascii="NimbusRomNo9L-Regu" w:hAnsi="NimbusRomNo9L-Regu" w:cs="NimbusRomNo9L-Regu"/>
          <w:sz w:val="20"/>
          <w:szCs w:val="20"/>
        </w:rPr>
      </w:pPr>
      <w:ins w:id="121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Indeed, the cost share of energy in mature economies is low, </w:t>
        </w:r>
      </w:ins>
    </w:p>
    <w:p w14:paraId="226BCE1E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122" w:author="Matt" w:date="2014-08-25T21:28:00Z"/>
          <w:rFonts w:ascii="NimbusRomNo9L-Regu" w:hAnsi="NimbusRomNo9L-Regu" w:cs="NimbusRomNo9L-Regu"/>
          <w:sz w:val="20"/>
          <w:szCs w:val="20"/>
        </w:rPr>
      </w:pPr>
      <w:ins w:id="123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>and viewing energy as relatively unimportant is justified if</w:t>
        </w:r>
      </w:ins>
    </w:p>
    <w:p w14:paraId="1CCF0B99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124" w:author="Matt" w:date="2014-08-25T21:28:00Z"/>
          <w:rFonts w:ascii="NimbusRomNo9L-Regu" w:hAnsi="NimbusRomNo9L-Regu" w:cs="NimbusRomNo9L-Regu"/>
          <w:sz w:val="20"/>
          <w:szCs w:val="20"/>
        </w:rPr>
      </w:pPr>
      <w:ins w:id="125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>one's view of ``importance'' is limited to financial information only.</w:t>
        </w:r>
      </w:ins>
    </w:p>
    <w:p w14:paraId="4DFCB6FC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126" w:author="Matt" w:date="2014-08-25T21:28:00Z"/>
          <w:rFonts w:ascii="NimbusRomNo9L-Regu" w:hAnsi="NimbusRomNo9L-Regu" w:cs="NimbusRomNo9L-Regu"/>
          <w:sz w:val="20"/>
          <w:szCs w:val="20"/>
        </w:rPr>
      </w:pPr>
      <w:ins w:id="127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But, many have noted that the physical importance of energy to the economy </w:t>
        </w:r>
      </w:ins>
    </w:p>
    <w:p w14:paraId="7304C98B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128" w:author="Matt" w:date="2014-08-25T21:28:00Z"/>
          <w:rFonts w:ascii="NimbusRomNo9L-Regu" w:hAnsi="NimbusRomNo9L-Regu" w:cs="NimbusRomNo9L-Regu"/>
          <w:sz w:val="20"/>
          <w:szCs w:val="20"/>
        </w:rPr>
      </w:pPr>
      <w:ins w:id="129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>far exceeds its cost share.\cite{Ayres:2013aa}</w:t>
        </w:r>
      </w:ins>
    </w:p>
    <w:p w14:paraId="19B4DE32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130" w:author="Matt" w:date="2014-08-25T21:28:00Z"/>
          <w:rFonts w:ascii="NimbusRomNo9L-Regu" w:hAnsi="NimbusRomNo9L-Regu" w:cs="NimbusRomNo9L-Regu"/>
          <w:sz w:val="20"/>
          <w:szCs w:val="20"/>
        </w:rPr>
      </w:pPr>
      <w:ins w:id="131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And, as discussed above, because the economy is coupled </w:t>
        </w:r>
      </w:ins>
    </w:p>
    <w:p w14:paraId="4ABCF204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132" w:author="Matt" w:date="2014-08-25T21:28:00Z"/>
          <w:rFonts w:ascii="NimbusRomNo9L-Regu" w:hAnsi="NimbusRomNo9L-Regu" w:cs="NimbusRomNo9L-Regu"/>
          <w:sz w:val="20"/>
          <w:szCs w:val="20"/>
        </w:rPr>
      </w:pPr>
      <w:ins w:id="133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to the biophysical world through time constraints (as manifest </w:t>
        </w:r>
      </w:ins>
    </w:p>
    <w:p w14:paraId="4D9D52BA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134" w:author="Matt" w:date="2014-08-25T21:28:00Z"/>
          <w:rFonts w:ascii="NimbusRomNo9L-Regu" w:hAnsi="NimbusRomNo9L-Regu" w:cs="NimbusRomNo9L-Regu"/>
          <w:sz w:val="20"/>
          <w:szCs w:val="20"/>
        </w:rPr>
      </w:pPr>
      <w:ins w:id="135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by the low price elasticity of energy supply), </w:t>
        </w:r>
      </w:ins>
    </w:p>
    <w:p w14:paraId="277B8A28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136" w:author="Matt" w:date="2014-08-25T21:28:00Z"/>
          <w:rFonts w:ascii="NimbusRomNo9L-Regu" w:hAnsi="NimbusRomNo9L-Regu" w:cs="NimbusRomNo9L-Regu"/>
          <w:sz w:val="20"/>
          <w:szCs w:val="20"/>
        </w:rPr>
      </w:pPr>
      <w:ins w:id="137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>the physical importance of energy far exceeds its financial importance.</w:t>
        </w:r>
      </w:ins>
    </w:p>
    <w:p w14:paraId="496FD92D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138" w:author="Matt" w:date="2014-08-25T21:28:00Z"/>
          <w:rFonts w:ascii="NimbusRomNo9L-Regu" w:hAnsi="NimbusRomNo9L-Regu" w:cs="NimbusRomNo9L-Regu"/>
          <w:sz w:val="20"/>
          <w:szCs w:val="20"/>
        </w:rPr>
      </w:pPr>
      <w:ins w:id="139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Ironically, low energy cost share </w:t>
        </w:r>
      </w:ins>
    </w:p>
    <w:p w14:paraId="62EB7979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140" w:author="Matt" w:date="2014-08-25T21:28:00Z"/>
          <w:rFonts w:ascii="NimbusRomNo9L-Regu" w:hAnsi="NimbusRomNo9L-Regu" w:cs="NimbusRomNo9L-Regu"/>
          <w:sz w:val="20"/>
          <w:szCs w:val="20"/>
        </w:rPr>
      </w:pPr>
      <w:ins w:id="141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is precisely the condition that </w:t>
        </w:r>
      </w:ins>
    </w:p>
    <w:p w14:paraId="7EA006E5" w14:textId="77777777" w:rsid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142" w:author="Matt" w:date="2014-08-25T21:29:00Z"/>
          <w:rFonts w:ascii="NimbusRomNo9L-Regu" w:hAnsi="NimbusRomNo9L-Regu" w:cs="NimbusRomNo9L-Regu"/>
          <w:sz w:val="20"/>
          <w:szCs w:val="20"/>
        </w:rPr>
      </w:pPr>
      <w:ins w:id="143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>has allowed economies to be incredibly productive over the last century.</w:t>
        </w:r>
      </w:ins>
    </w:p>
    <w:p w14:paraId="740F1B77" w14:textId="77777777" w:rsidR="00830BE8" w:rsidRPr="00FE673A" w:rsidRDefault="00830BE8" w:rsidP="00FE673A">
      <w:pPr>
        <w:autoSpaceDE w:val="0"/>
        <w:autoSpaceDN w:val="0"/>
        <w:adjustRightInd w:val="0"/>
        <w:spacing w:after="0" w:line="240" w:lineRule="auto"/>
        <w:rPr>
          <w:ins w:id="144" w:author="Matt" w:date="2014-08-25T21:28:00Z"/>
          <w:rFonts w:ascii="NimbusRomNo9L-Regu" w:hAnsi="NimbusRomNo9L-Regu" w:cs="NimbusRomNo9L-Regu"/>
          <w:sz w:val="20"/>
          <w:szCs w:val="20"/>
        </w:rPr>
      </w:pPr>
    </w:p>
    <w:p w14:paraId="5C358DA1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145" w:author="Matt" w:date="2014-08-25T21:28:00Z"/>
          <w:rFonts w:ascii="NimbusRomNo9L-Regu" w:hAnsi="NimbusRomNo9L-Regu" w:cs="NimbusRomNo9L-Regu"/>
          <w:sz w:val="20"/>
          <w:szCs w:val="20"/>
        </w:rPr>
      </w:pPr>
      <w:ins w:id="146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The connection between energy and the economy may be difficult to see, </w:t>
        </w:r>
      </w:ins>
    </w:p>
    <w:p w14:paraId="0D873EDF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147" w:author="Matt" w:date="2014-08-25T21:28:00Z"/>
          <w:rFonts w:ascii="NimbusRomNo9L-Regu" w:hAnsi="NimbusRomNo9L-Regu" w:cs="NimbusRomNo9L-Regu"/>
          <w:sz w:val="20"/>
          <w:szCs w:val="20"/>
        </w:rPr>
      </w:pPr>
      <w:ins w:id="148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>but, eventually, it becomes impossible to ignore.</w:t>
        </w:r>
      </w:ins>
    </w:p>
    <w:p w14:paraId="50BA3EE3" w14:textId="77777777" w:rsidR="00FE673A" w:rsidRDefault="00FE673A" w:rsidP="009354D9">
      <w:pPr>
        <w:autoSpaceDE w:val="0"/>
        <w:autoSpaceDN w:val="0"/>
        <w:adjustRightInd w:val="0"/>
        <w:spacing w:after="0" w:line="240" w:lineRule="auto"/>
        <w:rPr>
          <w:ins w:id="149" w:author="Matt" w:date="2014-08-25T21:24:00Z"/>
          <w:rFonts w:ascii="NimbusRomNo9L-Regu" w:hAnsi="NimbusRomNo9L-Regu" w:cs="NimbusRomNo9L-Regu"/>
          <w:sz w:val="20"/>
          <w:szCs w:val="20"/>
        </w:rPr>
      </w:pPr>
    </w:p>
    <w:p w14:paraId="66BF476C" w14:textId="77777777" w:rsidR="009354D9" w:rsidRDefault="009354D9" w:rsidP="00D03E3A">
      <w:pPr>
        <w:autoSpaceDE w:val="0"/>
        <w:autoSpaceDN w:val="0"/>
        <w:adjustRightInd w:val="0"/>
        <w:spacing w:after="0" w:line="240" w:lineRule="auto"/>
        <w:rPr>
          <w:ins w:id="150" w:author="Matt" w:date="2014-08-25T21:24:00Z"/>
          <w:rFonts w:ascii="NimbusRomNo9L-Regu" w:hAnsi="NimbusRomNo9L-Regu" w:cs="NimbusRomNo9L-Regu"/>
          <w:sz w:val="20"/>
          <w:szCs w:val="20"/>
        </w:rPr>
      </w:pPr>
    </w:p>
    <w:p w14:paraId="5323DCB0" w14:textId="77777777" w:rsidR="009354D9" w:rsidRDefault="009354D9" w:rsidP="00D03E3A">
      <w:pPr>
        <w:autoSpaceDE w:val="0"/>
        <w:autoSpaceDN w:val="0"/>
        <w:adjustRightInd w:val="0"/>
        <w:spacing w:after="0" w:line="240" w:lineRule="auto"/>
        <w:rPr>
          <w:ins w:id="151" w:author="Matt" w:date="2014-08-25T21:24:00Z"/>
          <w:rFonts w:ascii="NimbusRomNo9L-Regu" w:hAnsi="NimbusRomNo9L-Regu" w:cs="NimbusRomNo9L-Regu"/>
          <w:sz w:val="20"/>
          <w:szCs w:val="20"/>
        </w:rPr>
      </w:pPr>
    </w:p>
    <w:p w14:paraId="35CA44AA" w14:textId="77777777" w:rsidR="00400053" w:rsidRDefault="00400053" w:rsidP="00D03E3A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but it usually EVENTUALLY REFLECTED IN   cost</w:t>
      </w:r>
    </w:p>
    <w:bookmarkEnd w:id="104"/>
    <w:bookmarkEnd w:id="105"/>
    <w:p w14:paraId="2BB8FBC2" w14:textId="77777777" w:rsidR="00400053" w:rsidRDefault="00400053" w:rsidP="00D03E3A">
      <w:pPr>
        <w:autoSpaceDE w:val="0"/>
        <w:autoSpaceDN w:val="0"/>
        <w:adjustRightInd w:val="0"/>
        <w:spacing w:after="0" w:line="240" w:lineRule="auto"/>
        <w:rPr>
          <w:ins w:id="152" w:author="Matt" w:date="2014-08-25T21:24:00Z"/>
          <w:rFonts w:ascii="NimbusRomNo9L-Regu" w:hAnsi="NimbusRomNo9L-Regu" w:cs="NimbusRomNo9L-Regu"/>
          <w:sz w:val="20"/>
          <w:szCs w:val="20"/>
        </w:rPr>
      </w:pPr>
    </w:p>
    <w:p w14:paraId="3356A838" w14:textId="3CCC6378" w:rsidR="009354D9" w:rsidRDefault="009354D9" w:rsidP="00D03E3A">
      <w:pPr>
        <w:autoSpaceDE w:val="0"/>
        <w:autoSpaceDN w:val="0"/>
        <w:adjustRightInd w:val="0"/>
        <w:spacing w:after="0" w:line="240" w:lineRule="auto"/>
        <w:rPr>
          <w:ins w:id="153" w:author="Matt" w:date="2014-08-25T21:23:00Z"/>
          <w:rFonts w:ascii="NimbusRomNo9L-Regu" w:hAnsi="NimbusRomNo9L-Regu" w:cs="NimbusRomNo9L-Regu"/>
          <w:sz w:val="20"/>
          <w:szCs w:val="20"/>
        </w:rPr>
      </w:pPr>
      <w:ins w:id="154" w:author="Matt" w:date="2014-08-25T21:24:00Z">
        <w:r>
          <w:rPr>
            <w:rFonts w:ascii="NimbusRomNo9L-Regu" w:hAnsi="NimbusRomNo9L-Regu" w:cs="NimbusRomNo9L-Regu"/>
            <w:sz w:val="20"/>
            <w:szCs w:val="20"/>
          </w:rPr>
          <w:t>The above comment is unc</w:t>
        </w:r>
        <w:r w:rsidR="00DC6292">
          <w:rPr>
            <w:rFonts w:ascii="NimbusRomNo9L-Regu" w:hAnsi="NimbusRomNo9L-Regu" w:cs="NimbusRomNo9L-Regu"/>
            <w:sz w:val="20"/>
            <w:szCs w:val="20"/>
          </w:rPr>
          <w:t>lear. To what does “it” refer</w:t>
        </w:r>
        <w:bookmarkStart w:id="155" w:name="_GoBack"/>
        <w:bookmarkEnd w:id="155"/>
        <w:r>
          <w:rPr>
            <w:rFonts w:ascii="NimbusRomNo9L-Regu" w:hAnsi="NimbusRomNo9L-Regu" w:cs="NimbusRomNo9L-Regu"/>
            <w:sz w:val="20"/>
            <w:szCs w:val="20"/>
          </w:rPr>
          <w:t>?</w:t>
        </w:r>
      </w:ins>
    </w:p>
    <w:p w14:paraId="6CAD7DCC" w14:textId="77777777" w:rsidR="00B7517D" w:rsidRDefault="00B7517D" w:rsidP="00D03E3A">
      <w:pPr>
        <w:autoSpaceDE w:val="0"/>
        <w:autoSpaceDN w:val="0"/>
        <w:adjustRightInd w:val="0"/>
        <w:spacing w:after="0" w:line="240" w:lineRule="auto"/>
        <w:rPr>
          <w:ins w:id="156" w:author="Matt" w:date="2014-08-25T21:23:00Z"/>
          <w:rFonts w:ascii="NimbusRomNo9L-Regu" w:hAnsi="NimbusRomNo9L-Regu" w:cs="NimbusRomNo9L-Regu"/>
          <w:sz w:val="20"/>
          <w:szCs w:val="20"/>
        </w:rPr>
      </w:pPr>
    </w:p>
    <w:p w14:paraId="56BFE116" w14:textId="77777777" w:rsidR="00B7517D" w:rsidRDefault="00B7517D" w:rsidP="00D03E3A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729F1EAF" w14:textId="77777777" w:rsidR="00C24137" w:rsidRDefault="00C24137" w:rsidP="00C2413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Turning again to our oil example, </w:t>
      </w:r>
      <w:r>
        <w:rPr>
          <w:rFonts w:ascii="NimbusRomNo9L-ReguItal" w:hAnsi="NimbusRomNo9L-ReguItal" w:cs="NimbusRomNo9L-ReguItal"/>
          <w:sz w:val="20"/>
          <w:szCs w:val="20"/>
        </w:rPr>
        <w:t>EROI</w:t>
      </w:r>
      <w:r>
        <w:rPr>
          <w:rFonts w:ascii="NimbusRomNo9L-ReguItal" w:hAnsi="NimbusRomNo9L-ReguItal" w:cs="NimbusRomNo9L-ReguItal"/>
          <w:sz w:val="15"/>
          <w:szCs w:val="15"/>
        </w:rPr>
        <w:t xml:space="preserve">soc </w:t>
      </w:r>
      <w:r>
        <w:rPr>
          <w:rFonts w:ascii="NimbusRomNo9L-Regu" w:hAnsi="NimbusRomNo9L-Regu" w:cs="NimbusRomNo9L-Regu"/>
          <w:sz w:val="20"/>
          <w:szCs w:val="20"/>
        </w:rPr>
        <w:t>for oil has declined from a value of 100 in the 1930s [18, p. 781] to around 20 today.[19, Fig. 2] In other words,  ……Actually this is misleading because the value of 100:1 is not for extracting oil but for finding it. The values for US are given in Guilford et al. (aboput 28:1 in 1970s to 10:1 in 2007)v and for the world (publically traded) in Gagnon et al.  36:1 in 1990s to 18:1 in 2006 or so.   SO it has declined to ½ to 1/3 of its peak …</w:t>
      </w:r>
    </w:p>
    <w:p w14:paraId="5D691E47" w14:textId="77777777" w:rsidR="00C24137" w:rsidRDefault="00C24137" w:rsidP="00C2413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24BB69A1" w14:textId="77777777" w:rsidR="00C24137" w:rsidRDefault="00C24137" w:rsidP="00C2413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13  The early 19</w:t>
      </w:r>
      <w:r w:rsidRPr="00C24137">
        <w:rPr>
          <w:rFonts w:ascii="NimbusRomNo9L-Regu" w:hAnsi="NimbusRomNo9L-Regu" w:cs="NimbusRomNo9L-Regu"/>
          <w:sz w:val="20"/>
          <w:szCs w:val="20"/>
          <w:vertAlign w:val="superscript"/>
        </w:rPr>
        <w:t>th</w:t>
      </w:r>
      <w:r>
        <w:rPr>
          <w:rFonts w:ascii="NimbusRomNo9L-Regu" w:hAnsi="NimbusRomNo9L-Regu" w:cs="NimbusRomNo9L-Regu"/>
          <w:sz w:val="20"/>
          <w:szCs w:val="20"/>
        </w:rPr>
        <w:t xml:space="preserve">  century economist Ricardo applied this …</w:t>
      </w:r>
      <w:r w:rsidRPr="00C24137">
        <w:rPr>
          <w:rFonts w:ascii="NimbusRomNo9L-Regu" w:hAnsi="NimbusRomNo9L-Regu" w:cs="NimbusRomNo9L-Regu"/>
          <w:sz w:val="20"/>
          <w:szCs w:val="20"/>
        </w:rPr>
        <w:t xml:space="preserve"> </w:t>
      </w:r>
      <w:r>
        <w:rPr>
          <w:rFonts w:ascii="NimbusRomNo9L-Regu" w:hAnsi="NimbusRomNo9L-Regu" w:cs="NimbusRomNo9L-Regu"/>
          <w:sz w:val="20"/>
          <w:szCs w:val="20"/>
        </w:rPr>
        <w:t>theowners of  &lt;&lt;&lt;</w:t>
      </w:r>
    </w:p>
    <w:p w14:paraId="44D0052D" w14:textId="77777777" w:rsidR="00C24137" w:rsidRDefault="00C24137" w:rsidP="00C2413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that</w:t>
      </w:r>
    </w:p>
    <w:p w14:paraId="7B637852" w14:textId="77777777" w:rsidR="00C46917" w:rsidRDefault="00C24137" w:rsidP="00C2413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has lower </w:t>
      </w:r>
      <w:r>
        <w:rPr>
          <w:rFonts w:ascii="NimbusRomNo9L-ReguItal" w:hAnsi="NimbusRomNo9L-ReguItal" w:cs="NimbusRomNo9L-ReguItal"/>
          <w:sz w:val="20"/>
          <w:szCs w:val="20"/>
        </w:rPr>
        <w:t>EROI</w:t>
      </w:r>
      <w:r>
        <w:rPr>
          <w:rFonts w:ascii="NimbusRomNo9L-ReguItal" w:hAnsi="NimbusRomNo9L-ReguItal" w:cs="NimbusRomNo9L-ReguItal"/>
          <w:sz w:val="15"/>
          <w:szCs w:val="15"/>
        </w:rPr>
        <w:t xml:space="preserve">soc </w:t>
      </w:r>
      <w:r>
        <w:rPr>
          <w:rFonts w:ascii="NimbusRomNo9L-Regu" w:hAnsi="NimbusRomNo9L-Regu" w:cs="NimbusRomNo9L-Regu"/>
          <w:sz w:val="20"/>
          <w:szCs w:val="20"/>
        </w:rPr>
        <w:t>than</w:t>
      </w:r>
      <w:r w:rsidR="00C46917">
        <w:rPr>
          <w:rFonts w:ascii="NimbusRomNo9L-Regu" w:hAnsi="NimbusRomNo9L-Regu" w:cs="NimbusRomNo9L-Regu"/>
          <w:sz w:val="20"/>
          <w:szCs w:val="20"/>
        </w:rPr>
        <w:t xml:space="preserve"> early </w:t>
      </w:r>
      <w:r>
        <w:rPr>
          <w:rFonts w:ascii="NimbusRomNo9L-Regu" w:hAnsi="NimbusRomNo9L-Regu" w:cs="NimbusRomNo9L-Regu"/>
          <w:sz w:val="20"/>
          <w:szCs w:val="20"/>
        </w:rPr>
        <w:t xml:space="preserve"> </w:t>
      </w:r>
      <w:r w:rsidR="00C46917">
        <w:rPr>
          <w:rFonts w:ascii="NimbusRomNo9L-Regu" w:hAnsi="NimbusRomNo9L-Regu" w:cs="NimbusRomNo9L-Regu"/>
          <w:sz w:val="20"/>
          <w:szCs w:val="20"/>
        </w:rPr>
        <w:t xml:space="preserve">Texas  </w:t>
      </w:r>
      <w:r>
        <w:rPr>
          <w:rFonts w:ascii="NimbusRomNo9L-Regu" w:hAnsi="NimbusRomNo9L-Regu" w:cs="NimbusRomNo9L-Regu"/>
          <w:sz w:val="20"/>
          <w:szCs w:val="20"/>
        </w:rPr>
        <w:t>crude oil.</w:t>
      </w:r>
      <w:r w:rsidR="00C46917">
        <w:rPr>
          <w:rFonts w:ascii="NimbusRomNo9L-Regu" w:hAnsi="NimbusRomNo9L-Regu" w:cs="NimbusRomNo9L-Regu"/>
          <w:sz w:val="20"/>
          <w:szCs w:val="20"/>
        </w:rPr>
        <w:t xml:space="preserve">   (EROI of tight oil is not too different from regular oil today </w:t>
      </w:r>
    </w:p>
    <w:p w14:paraId="320BCDFD" w14:textId="77777777" w:rsidR="00C24137" w:rsidRDefault="00C46917" w:rsidP="00C2413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…</w:t>
      </w:r>
    </w:p>
    <w:p w14:paraId="09EA217B" w14:textId="77777777" w:rsidR="00C46917" w:rsidRDefault="00C46917" w:rsidP="00C46917">
      <w:pPr>
        <w:autoSpaceDE w:val="0"/>
        <w:autoSpaceDN w:val="0"/>
        <w:adjustRightInd w:val="0"/>
        <w:spacing w:after="0" w:line="240" w:lineRule="auto"/>
        <w:rPr>
          <w:rFonts w:ascii="txtt" w:hAnsi="txtt" w:cs="txtt"/>
          <w:sz w:val="17"/>
          <w:szCs w:val="17"/>
        </w:rPr>
      </w:pPr>
      <w:r>
        <w:rPr>
          <w:rFonts w:ascii="NimbusRomNo9L-Medi" w:hAnsi="NimbusRomNo9L-Medi" w:cs="NimbusRomNo9L-Medi"/>
          <w:sz w:val="17"/>
          <w:szCs w:val="17"/>
        </w:rPr>
        <w:t xml:space="preserve">Fig. 1.6 </w:t>
      </w:r>
      <w:r>
        <w:rPr>
          <w:rFonts w:ascii="NimbusRomNo9L-Regu" w:hAnsi="NimbusRomNo9L-Regu" w:cs="NimbusRomNo9L-Regu"/>
          <w:sz w:val="17"/>
          <w:szCs w:val="17"/>
        </w:rPr>
        <w:t xml:space="preserve">US oil production. </w:t>
      </w:r>
      <w:r>
        <w:rPr>
          <w:rFonts w:ascii="txtt" w:hAnsi="txtt" w:cs="txtt"/>
          <w:sz w:val="17"/>
          <w:szCs w:val="17"/>
        </w:rPr>
        <w:t>http://ourfiniteworld.com/2014/07/23/</w:t>
      </w:r>
    </w:p>
    <w:p w14:paraId="7613127E" w14:textId="77777777" w:rsidR="00C46917" w:rsidRDefault="00C46917" w:rsidP="00C4691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17"/>
          <w:szCs w:val="17"/>
        </w:rPr>
      </w:pPr>
      <w:r>
        <w:rPr>
          <w:rFonts w:ascii="txtt" w:hAnsi="txtt" w:cs="txtt"/>
          <w:sz w:val="17"/>
          <w:szCs w:val="17"/>
        </w:rPr>
        <w:t xml:space="preserve">world-oil-production-at-3312014-where-are-we-headed/ </w:t>
      </w:r>
      <w:r>
        <w:rPr>
          <w:rFonts w:ascii="NimbusRomNo9L-Regu" w:hAnsi="NimbusRomNo9L-Regu" w:cs="NimbusRomNo9L-Regu"/>
          <w:sz w:val="17"/>
          <w:szCs w:val="17"/>
        </w:rPr>
        <w:t>**** Becky–can you</w:t>
      </w:r>
    </w:p>
    <w:p w14:paraId="54B96F6C" w14:textId="77777777" w:rsidR="00C24137" w:rsidRDefault="00C46917" w:rsidP="00C46917">
      <w:pPr>
        <w:autoSpaceDE w:val="0"/>
        <w:autoSpaceDN w:val="0"/>
        <w:adjustRightInd w:val="0"/>
        <w:spacing w:after="0" w:line="240" w:lineRule="auto"/>
      </w:pPr>
      <w:r>
        <w:rPr>
          <w:rFonts w:ascii="NimbusRomNo9L-Regu" w:hAnsi="NimbusRomNo9L-Regu" w:cs="NimbusRomNo9L-Regu"/>
          <w:sz w:val="17"/>
          <w:szCs w:val="17"/>
        </w:rPr>
        <w:t>obtain this data and plot it similarly? ****</w:t>
      </w:r>
      <w:r>
        <w:t xml:space="preserve">  &gt;&gt;&gt;again Ron Patterson has this updated </w:t>
      </w:r>
    </w:p>
    <w:p w14:paraId="68F4619E" w14:textId="77777777" w:rsidR="00C46917" w:rsidRDefault="00C46917" w:rsidP="00C46917">
      <w:pPr>
        <w:autoSpaceDE w:val="0"/>
        <w:autoSpaceDN w:val="0"/>
        <w:adjustRightInd w:val="0"/>
        <w:spacing w:after="0" w:line="240" w:lineRule="auto"/>
      </w:pPr>
    </w:p>
    <w:p w14:paraId="0251CD02" w14:textId="77777777" w:rsidR="00C46917" w:rsidRDefault="00C46917" w:rsidP="00C4691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consequence, more financially expensive to extract oil today than it was 10, 20, 30,</w:t>
      </w:r>
    </w:p>
    <w:p w14:paraId="17327AB4" w14:textId="77777777" w:rsidR="00C46917" w:rsidRDefault="00C46917" w:rsidP="00C4691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and 100 years ago. It Not 100 (see Gilford et al )</w:t>
      </w:r>
    </w:p>
    <w:p w14:paraId="069A0EFB" w14:textId="77777777" w:rsidR="00C46917" w:rsidRDefault="00C46917" w:rsidP="00C4691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Without going into detail, we state without discussion that similar dynamics will</w:t>
      </w:r>
    </w:p>
    <w:p w14:paraId="5F3D7784" w14:textId="77777777" w:rsidR="00C46917" w:rsidRDefault="00C46917" w:rsidP="00C4691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apply to any non-renewable material (e.g. copper, fish, soil, timber) or energy stock (natural gas, hydro dam sites)  in the biosphere</w:t>
      </w:r>
    </w:p>
    <w:p w14:paraId="541EF5F8" w14:textId="77777777" w:rsidR="00C46917" w:rsidRDefault="00C46917" w:rsidP="00C4691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42CEFDF7" w14:textId="77777777" w:rsidR="00C46917" w:rsidRDefault="00C46917" w:rsidP="00C4691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Page 15 </w:t>
      </w:r>
    </w:p>
    <w:p w14:paraId="19F1C287" w14:textId="77777777" w:rsidR="00C46917" w:rsidRDefault="00C46917" w:rsidP="00C4691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Fig 15  What does free cash flow OF mean (vs TO?)?</w:t>
      </w:r>
      <w:r>
        <w:rPr>
          <w:rFonts w:ascii="NimbusRomNo9L-Regu" w:hAnsi="NimbusRomNo9L-Regu" w:cs="NimbusRomNo9L-Regu"/>
          <w:sz w:val="20"/>
          <w:szCs w:val="20"/>
        </w:rPr>
        <w:br/>
      </w:r>
    </w:p>
    <w:p w14:paraId="6AC067B1" w14:textId="77777777" w:rsidR="00C46917" w:rsidRDefault="00C46917" w:rsidP="00C4691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They are making less profits?  That is true I think, but needs more explicit statement and better validation maybe….</w:t>
      </w:r>
    </w:p>
    <w:p w14:paraId="7256E968" w14:textId="77777777" w:rsidR="009E0FFC" w:rsidRDefault="009E0FFC" w:rsidP="00C4691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p. 16  To first order,  replace with to a first approximation ….</w:t>
      </w:r>
    </w:p>
    <w:p w14:paraId="0B454182" w14:textId="77777777" w:rsidR="009E0FFC" w:rsidRDefault="009E0FFC" w:rsidP="009E0FF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p. 17  Paradoxically, and contrasting with mainstream policy prescriptions, expansion of</w:t>
      </w:r>
    </w:p>
    <w:p w14:paraId="7AEEBC1D" w14:textId="77777777" w:rsidR="009E0FFC" w:rsidRDefault="009E0FFC" w:rsidP="009E0FF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the stock of capital in the economy can contribute to the ULTIMATE slowdown of economic</w:t>
      </w:r>
    </w:p>
    <w:p w14:paraId="33B3A4F7" w14:textId="77777777" w:rsidR="009E0FFC" w:rsidRDefault="009E0FFC" w:rsidP="009E0FF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growth.</w:t>
      </w:r>
    </w:p>
    <w:p w14:paraId="0DCC5819" w14:textId="77777777" w:rsidR="009E0FFC" w:rsidRDefault="002F10EC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focused on increasing many material, energy, and financial flow rates in the economy. Set against the backdrop of Section 1.4, we see that consumption-driven policies are ine</w:t>
      </w:r>
      <w:r>
        <w:rPr>
          <w:rFonts w:ascii="rtxr" w:eastAsia="rtxr" w:hAnsi="NimbusRomNo9L-Regu" w:cs="rtxr" w:hint="eastAsia"/>
          <w:sz w:val="20"/>
          <w:szCs w:val="20"/>
        </w:rPr>
        <w:t>↵</w:t>
      </w:r>
      <w:r>
        <w:rPr>
          <w:rFonts w:ascii="NimbusRomNo9L-Regu" w:hAnsi="NimbusRomNo9L-Regu" w:cs="NimbusRomNo9L-Regu"/>
          <w:sz w:val="20"/>
          <w:szCs w:val="20"/>
        </w:rPr>
        <w:t>ective, because of biophysical limits that ULTIMATELY constrain the scale of the economy</w:t>
      </w:r>
    </w:p>
    <w:p w14:paraId="735C6BAE" w14:textId="77777777" w:rsidR="00C46917" w:rsidRDefault="00C46917" w:rsidP="00C4691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3B9BDFAF" w14:textId="77777777" w:rsidR="002F10EC" w:rsidRDefault="002F10EC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In short, the economic analyses that support consumption-driven policies are</w:t>
      </w:r>
    </w:p>
    <w:p w14:paraId="65E0FE96" w14:textId="77777777" w:rsidR="00C46917" w:rsidRDefault="002F10EC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incomplete. Consumption-driven economic growth is ULTIMATELY unsustainable.   [For the time being we can and do just use more energy to exploit lower grade resources….] </w:t>
      </w:r>
    </w:p>
    <w:p w14:paraId="03939B4F" w14:textId="77777777" w:rsidR="002F10EC" w:rsidRDefault="002F10EC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50B9DEDE" w14:textId="77777777" w:rsidR="002F10EC" w:rsidRDefault="002F10EC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Bottom half of page 17 kind of redundant  (could remove  sentence  above)</w:t>
      </w:r>
    </w:p>
    <w:p w14:paraId="05A7DB32" w14:textId="77777777" w:rsidR="002F10EC" w:rsidRDefault="002F10EC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1390B9E6" w14:textId="77777777" w:rsidR="002F10EC" w:rsidRDefault="002F10EC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P. 18  This is the end of an era. In mature economies, consumption-enhancing economic</w:t>
      </w:r>
    </w:p>
    <w:p w14:paraId="323870E4" w14:textId="77777777" w:rsidR="002F10EC" w:rsidRDefault="002F10EC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policies can no longer guarantee growth of living standards and well-being. But, the</w:t>
      </w:r>
    </w:p>
    <w:p w14:paraId="3A4FA77B" w14:textId="77777777" w:rsidR="002F10EC" w:rsidRDefault="002F10EC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mainstream is blind to what should be done instead. This has to change!  &lt;&lt;I WOULD REMOVE AS IS redundant with next nsection. </w:t>
      </w:r>
    </w:p>
    <w:p w14:paraId="1CD8EC8F" w14:textId="77777777" w:rsidR="002F10EC" w:rsidRDefault="002F10EC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48F7D961" w14:textId="77777777" w:rsidR="002F10EC" w:rsidRDefault="002F10EC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Markets are,  AT LEAST IN ECONOMIC THEORY,extremely e</w:t>
      </w:r>
      <w:r>
        <w:rPr>
          <w:rFonts w:ascii="rtxr" w:eastAsia="rtxr" w:hAnsi="NimbusRomNo9L-Regu" w:cs="rtxr"/>
          <w:sz w:val="20"/>
          <w:szCs w:val="20"/>
        </w:rPr>
        <w:t>ffi</w:t>
      </w:r>
      <w:r>
        <w:rPr>
          <w:rFonts w:ascii="NimbusRomNo9L-Regu" w:hAnsi="NimbusRomNo9L-Regu" w:cs="NimbusRomNo9L-Regu"/>
          <w:sz w:val="20"/>
          <w:szCs w:val="20"/>
        </w:rPr>
        <w:t>cient allocators of resources.</w:t>
      </w:r>
    </w:p>
    <w:p w14:paraId="675B3740" w14:textId="77777777" w:rsidR="002F10EC" w:rsidRDefault="002F10EC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31638A5C" w14:textId="77777777" w:rsidR="002F10EC" w:rsidRDefault="002F10EC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*** reference here about higher average fuel economy of autos in the US. ****</w:t>
      </w:r>
    </w:p>
    <w:p w14:paraId="52BFCBC7" w14:textId="77777777" w:rsidR="002F10EC" w:rsidRDefault="007F1C0D" w:rsidP="002F10EC">
      <w:pPr>
        <w:autoSpaceDE w:val="0"/>
        <w:autoSpaceDN w:val="0"/>
        <w:adjustRightInd w:val="0"/>
        <w:spacing w:after="0" w:line="240" w:lineRule="auto"/>
      </w:pPr>
      <w:r>
        <w:t>PN 18-19   Seems like if we need to add in stocks but the market etc are incapable of putting a value on them then why are we sayin g we ust do it?  Just a little ironic…</w:t>
      </w:r>
    </w:p>
    <w:p w14:paraId="22F981C3" w14:textId="77777777" w:rsidR="007F1C0D" w:rsidRDefault="007F1C0D" w:rsidP="002F10EC">
      <w:pPr>
        <w:autoSpaceDE w:val="0"/>
        <w:autoSpaceDN w:val="0"/>
        <w:adjustRightInd w:val="0"/>
        <w:spacing w:after="0" w:line="240" w:lineRule="auto"/>
      </w:pPr>
    </w:p>
    <w:p w14:paraId="58F3E1F7" w14:textId="77777777" w:rsidR="007F1C0D" w:rsidRDefault="007F1C0D" w:rsidP="007F1C0D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t xml:space="preserve">Wordy:  </w:t>
      </w:r>
      <w:r>
        <w:rPr>
          <w:rFonts w:ascii="NimbusRomNo9L-Regu" w:hAnsi="NimbusRomNo9L-Regu" w:cs="NimbusRomNo9L-Regu"/>
          <w:sz w:val="20"/>
          <w:szCs w:val="20"/>
        </w:rPr>
        <w:t>Because the allocative e</w:t>
      </w:r>
      <w:r>
        <w:rPr>
          <w:rFonts w:ascii="rtxr" w:eastAsia="rtxr" w:hAnsi="NimbusRomNo9L-Regu" w:cs="rtxr"/>
          <w:sz w:val="20"/>
          <w:szCs w:val="20"/>
        </w:rPr>
        <w:t>ffi</w:t>
      </w:r>
      <w:r>
        <w:rPr>
          <w:rFonts w:ascii="NimbusRomNo9L-Regu" w:hAnsi="NimbusRomNo9L-Regu" w:cs="NimbusRomNo9L-Regu"/>
          <w:sz w:val="20"/>
          <w:szCs w:val="20"/>
        </w:rPr>
        <w:t>ciency of markets is predicated upon correct and complete</w:t>
      </w:r>
    </w:p>
    <w:p w14:paraId="1F30AF8D" w14:textId="77777777" w:rsidR="007F1C0D" w:rsidRDefault="007F1C0D" w:rsidP="007F1C0D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information being available to market participants, today’s markets are a poor choice</w:t>
      </w:r>
    </w:p>
    <w:p w14:paraId="29CB8080" w14:textId="77777777" w:rsidR="007F1C0D" w:rsidRDefault="007F1C0D" w:rsidP="007F1C0D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for allocative decisions about scarce and di</w:t>
      </w:r>
      <w:r>
        <w:rPr>
          <w:rFonts w:ascii="rtxr" w:eastAsia="rtxr" w:hAnsi="NimbusRomNo9L-Regu" w:cs="rtxr"/>
          <w:sz w:val="20"/>
          <w:szCs w:val="20"/>
        </w:rPr>
        <w:t>ffi</w:t>
      </w:r>
      <w:r>
        <w:rPr>
          <w:rFonts w:ascii="NimbusRomNo9L-Regu" w:hAnsi="NimbusRomNo9L-Regu" w:cs="NimbusRomNo9L-Regu"/>
          <w:sz w:val="20"/>
          <w:szCs w:val="20"/>
        </w:rPr>
        <w:t>cult-to-substitute resources (such as oil)</w:t>
      </w:r>
    </w:p>
    <w:p w14:paraId="7F0D84E4" w14:textId="77777777" w:rsidR="007F1C0D" w:rsidRDefault="007F1C0D" w:rsidP="007F1C0D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or non-property goods (such as clean air, clean water, and other ecosystem services).</w:t>
      </w:r>
    </w:p>
    <w:p w14:paraId="44B0093A" w14:textId="77777777" w:rsidR="007F1C0D" w:rsidRDefault="007F1C0D" w:rsidP="007F1C0D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In the age of resource depletion, the allocative e</w:t>
      </w:r>
      <w:r>
        <w:rPr>
          <w:rFonts w:ascii="rtxr" w:eastAsia="rtxr" w:hAnsi="NimbusRomNo9L-Regu" w:cs="rtxr"/>
          <w:sz w:val="20"/>
          <w:szCs w:val="20"/>
        </w:rPr>
        <w:t>ffi</w:t>
      </w:r>
      <w:r>
        <w:rPr>
          <w:rFonts w:ascii="NimbusRomNo9L-Regu" w:hAnsi="NimbusRomNo9L-Regu" w:cs="NimbusRomNo9L-Regu"/>
          <w:sz w:val="20"/>
          <w:szCs w:val="20"/>
        </w:rPr>
        <w:t>ciency of markets is attractive.</w:t>
      </w:r>
    </w:p>
    <w:p w14:paraId="305ECD37" w14:textId="77777777" w:rsidR="007F1C0D" w:rsidRDefault="007F1C0D" w:rsidP="007F1C0D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Indeed, life would be better if the markets could shift supply and demand away from</w:t>
      </w:r>
    </w:p>
    <w:p w14:paraId="3FF373F9" w14:textId="77777777" w:rsidR="007F1C0D" w:rsidRDefault="007F1C0D" w:rsidP="007F1C0D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binding biophysical constraints when they are encountered. But, lack of information</w:t>
      </w:r>
    </w:p>
    <w:p w14:paraId="79B4EBC0" w14:textId="77777777" w:rsidR="007F1C0D" w:rsidRDefault="007F1C0D" w:rsidP="007F1C0D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in </w:t>
      </w:r>
      <w:r>
        <w:rPr>
          <w:rFonts w:ascii="NimbusRomNo9L-ReguItal" w:hAnsi="NimbusRomNo9L-ReguItal" w:cs="NimbusRomNo9L-ReguItal"/>
          <w:sz w:val="20"/>
          <w:szCs w:val="20"/>
        </w:rPr>
        <w:t xml:space="preserve">today’s </w:t>
      </w:r>
      <w:r>
        <w:rPr>
          <w:rFonts w:ascii="NimbusRomNo9L-Regu" w:hAnsi="NimbusRomNo9L-Regu" w:cs="NimbusRomNo9L-Regu"/>
          <w:sz w:val="20"/>
          <w:szCs w:val="20"/>
        </w:rPr>
        <w:t>markets leads us to argue that they are not up to the task.</w:t>
      </w:r>
    </w:p>
    <w:p w14:paraId="2CC50BDA" w14:textId="77777777" w:rsidR="007F1C0D" w:rsidRDefault="007F1C0D" w:rsidP="007F1C0D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1E6481A4" w14:textId="77777777" w:rsidR="007F1C0D" w:rsidRDefault="007F1C0D" w:rsidP="007F1C0D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10CE2315" w14:textId="77777777" w:rsidR="00AE1FDC" w:rsidRDefault="007F1C0D" w:rsidP="00AE1FD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??Change to:   </w:t>
      </w:r>
      <w:r w:rsidR="00AE1FDC">
        <w:rPr>
          <w:rFonts w:ascii="NimbusRomNo9L-Regu" w:hAnsi="NimbusRomNo9L-Regu" w:cs="NimbusRomNo9L-Regu"/>
          <w:sz w:val="20"/>
          <w:szCs w:val="20"/>
        </w:rPr>
        <w:t>In the age of resource depletion, the allocative e</w:t>
      </w:r>
      <w:r w:rsidR="00AE1FDC">
        <w:rPr>
          <w:rFonts w:ascii="rtxr" w:eastAsia="rtxr" w:hAnsi="NimbusRomNo9L-Regu" w:cs="rtxr"/>
          <w:sz w:val="20"/>
          <w:szCs w:val="20"/>
        </w:rPr>
        <w:t>ffi</w:t>
      </w:r>
      <w:r w:rsidR="00AE1FDC">
        <w:rPr>
          <w:rFonts w:ascii="NimbusRomNo9L-Regu" w:hAnsi="NimbusRomNo9L-Regu" w:cs="NimbusRomNo9L-Regu"/>
          <w:sz w:val="20"/>
          <w:szCs w:val="20"/>
        </w:rPr>
        <w:t>ciency of markets is attractive.</w:t>
      </w:r>
    </w:p>
    <w:p w14:paraId="4F24A070" w14:textId="77777777" w:rsidR="00AE1FDC" w:rsidRDefault="00AE1FDC" w:rsidP="00AE1FD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Indeed, life would be better if the markets could shift supply and demand away from</w:t>
      </w:r>
    </w:p>
    <w:p w14:paraId="4B2BD149" w14:textId="77777777" w:rsidR="00AE1FDC" w:rsidRDefault="00AE1FDC" w:rsidP="00AE1FD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binding biophysical constraints when they are encountered. But, lack of information</w:t>
      </w:r>
    </w:p>
    <w:p w14:paraId="6B08CD3C" w14:textId="77777777" w:rsidR="00AE1FDC" w:rsidRDefault="00AE1FDC" w:rsidP="00AE1FD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in </w:t>
      </w:r>
      <w:r>
        <w:rPr>
          <w:rFonts w:ascii="NimbusRomNo9L-ReguItal" w:hAnsi="NimbusRomNo9L-ReguItal" w:cs="NimbusRomNo9L-ReguItal"/>
          <w:sz w:val="20"/>
          <w:szCs w:val="20"/>
        </w:rPr>
        <w:t xml:space="preserve">today’s </w:t>
      </w:r>
      <w:r>
        <w:rPr>
          <w:rFonts w:ascii="NimbusRomNo9L-Regu" w:hAnsi="NimbusRomNo9L-Regu" w:cs="NimbusRomNo9L-Regu"/>
          <w:sz w:val="20"/>
          <w:szCs w:val="20"/>
        </w:rPr>
        <w:t>markets leads us to argue that they are not up to the task. Thus  today’s markets are a poor choice for allocative decisions about scarce and di</w:t>
      </w:r>
      <w:r>
        <w:rPr>
          <w:rFonts w:ascii="rtxr" w:eastAsia="rtxr" w:hAnsi="NimbusRomNo9L-Regu" w:cs="rtxr"/>
          <w:sz w:val="20"/>
          <w:szCs w:val="20"/>
        </w:rPr>
        <w:t>ffi</w:t>
      </w:r>
      <w:r>
        <w:rPr>
          <w:rFonts w:ascii="NimbusRomNo9L-Regu" w:hAnsi="NimbusRomNo9L-Regu" w:cs="NimbusRomNo9L-Regu"/>
          <w:sz w:val="20"/>
          <w:szCs w:val="20"/>
        </w:rPr>
        <w:t>cult-to-substitute resources (such as oil)</w:t>
      </w:r>
    </w:p>
    <w:p w14:paraId="4BB67055" w14:textId="77777777" w:rsidR="00AE1FDC" w:rsidRDefault="00AE1FDC" w:rsidP="00AE1FD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or non-property goods (such as clean air, clean water, and other ecosystem services).</w:t>
      </w:r>
    </w:p>
    <w:p w14:paraId="31003855" w14:textId="77777777" w:rsidR="00AE1FDC" w:rsidRDefault="00AE1FDC" w:rsidP="00AE1FD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707DEB58" w14:textId="77777777" w:rsidR="007F1C0D" w:rsidRDefault="00AE1FDC" w:rsidP="007F1C0D">
      <w:pPr>
        <w:autoSpaceDE w:val="0"/>
        <w:autoSpaceDN w:val="0"/>
        <w:adjustRightInd w:val="0"/>
        <w:spacing w:after="0" w:line="240" w:lineRule="auto"/>
      </w:pPr>
      <w:r>
        <w:t>Second paragraph  is good…..</w:t>
      </w:r>
    </w:p>
    <w:p w14:paraId="29BA8056" w14:textId="77777777" w:rsidR="00AE1FDC" w:rsidRDefault="00AE1FDC" w:rsidP="007F1C0D">
      <w:pPr>
        <w:autoSpaceDE w:val="0"/>
        <w:autoSpaceDN w:val="0"/>
        <w:adjustRightInd w:val="0"/>
        <w:spacing w:after="0" w:line="240" w:lineRule="auto"/>
      </w:pPr>
    </w:p>
    <w:p w14:paraId="72DA3656" w14:textId="77777777" w:rsidR="00AE1FDC" w:rsidRDefault="00AE1FDC" w:rsidP="007F1C0D">
      <w:pPr>
        <w:autoSpaceDE w:val="0"/>
        <w:autoSpaceDN w:val="0"/>
        <w:adjustRightInd w:val="0"/>
        <w:spacing w:after="0" w:line="240" w:lineRule="auto"/>
      </w:pPr>
      <w:r>
        <w:t>Final paragraphs are  good but unlikely to be implemented….</w:t>
      </w:r>
    </w:p>
    <w:p w14:paraId="38636BF1" w14:textId="77777777" w:rsidR="00AE1FDC" w:rsidRPr="00C46917" w:rsidRDefault="00AE1FDC" w:rsidP="007F1C0D">
      <w:pPr>
        <w:autoSpaceDE w:val="0"/>
        <w:autoSpaceDN w:val="0"/>
        <w:adjustRightInd w:val="0"/>
        <w:spacing w:after="0" w:line="240" w:lineRule="auto"/>
      </w:pPr>
    </w:p>
    <w:sectPr w:rsidR="00AE1FDC" w:rsidRPr="00C469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NimbusRomNo9L-Medi">
    <w:altName w:val="Cambria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NimbusRomNo9L-Regu">
    <w:altName w:val="Cambria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txtt">
    <w:altName w:val="Cambria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NimbusRomNo9L-ReguItal">
    <w:altName w:val="Cambri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rtxr">
    <w:altName w:val="Arial Unicode MS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81"/>
  <w:doNotDisplayPageBoundaries/>
  <w:trackRevisions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6FCD"/>
    <w:rsid w:val="00011F28"/>
    <w:rsid w:val="00035C5D"/>
    <w:rsid w:val="00130D48"/>
    <w:rsid w:val="00176855"/>
    <w:rsid w:val="00194328"/>
    <w:rsid w:val="001E4037"/>
    <w:rsid w:val="002F10EC"/>
    <w:rsid w:val="00354B1C"/>
    <w:rsid w:val="00400053"/>
    <w:rsid w:val="004E3A24"/>
    <w:rsid w:val="006022AD"/>
    <w:rsid w:val="006B0F6A"/>
    <w:rsid w:val="00745DF6"/>
    <w:rsid w:val="007646FB"/>
    <w:rsid w:val="007705BC"/>
    <w:rsid w:val="007839FD"/>
    <w:rsid w:val="007C1FE8"/>
    <w:rsid w:val="007C60A6"/>
    <w:rsid w:val="007D63E8"/>
    <w:rsid w:val="007F1C0D"/>
    <w:rsid w:val="00830BE8"/>
    <w:rsid w:val="0087437E"/>
    <w:rsid w:val="009354D9"/>
    <w:rsid w:val="00986136"/>
    <w:rsid w:val="009E0FFC"/>
    <w:rsid w:val="009F52B8"/>
    <w:rsid w:val="009F5D45"/>
    <w:rsid w:val="00A25E34"/>
    <w:rsid w:val="00AD1BF7"/>
    <w:rsid w:val="00AE1FDC"/>
    <w:rsid w:val="00B32A6D"/>
    <w:rsid w:val="00B7517D"/>
    <w:rsid w:val="00B95A7A"/>
    <w:rsid w:val="00BA7E1B"/>
    <w:rsid w:val="00BC5E91"/>
    <w:rsid w:val="00C16FCD"/>
    <w:rsid w:val="00C24137"/>
    <w:rsid w:val="00C46917"/>
    <w:rsid w:val="00D009D4"/>
    <w:rsid w:val="00D03E3A"/>
    <w:rsid w:val="00D430C4"/>
    <w:rsid w:val="00D928D4"/>
    <w:rsid w:val="00DC19F3"/>
    <w:rsid w:val="00DC6292"/>
    <w:rsid w:val="00E07A56"/>
    <w:rsid w:val="00E5587C"/>
    <w:rsid w:val="00F16ECA"/>
    <w:rsid w:val="00FE673A"/>
    <w:rsid w:val="00FE7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3FA3A2C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AE1FD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E1FD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E1FD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E1FD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E1FDC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E1F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1FD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AE1FD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E1FD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E1FD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E1FD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E1FDC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E1F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1FD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A2CCA67-6809-BF4F-908E-4BA15218FD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5</Pages>
  <Words>1305</Words>
  <Characters>7441</Characters>
  <Application>Microsoft Macintosh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SUNY ESF</Company>
  <LinksUpToDate>false</LinksUpToDate>
  <CharactersWithSpaces>8729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Charlie Hall</dc:creator>
  <cp:lastModifiedBy>Matt</cp:lastModifiedBy>
  <cp:revision>34</cp:revision>
  <dcterms:created xsi:type="dcterms:W3CDTF">2014-08-25T19:59:00Z</dcterms:created>
  <dcterms:modified xsi:type="dcterms:W3CDTF">2014-08-26T01:29:00Z</dcterms:modified>
</cp:coreProperties>
</file>